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DF5CC" w14:textId="77777777" w:rsidR="00DD1463" w:rsidRDefault="00DD1463" w:rsidP="000E3D49">
      <w:pPr>
        <w:tabs>
          <w:tab w:val="right" w:leader="dot" w:pos="9360"/>
          <w:tab w:val="right" w:leader="dot" w:pos="9540"/>
        </w:tabs>
        <w:ind w:right="-72"/>
        <w:rPr>
          <w:rFonts w:ascii="Calibri" w:hAnsi="Calibri"/>
          <w:b/>
          <w:sz w:val="40"/>
          <w:szCs w:val="40"/>
        </w:rPr>
      </w:pPr>
      <w:bookmarkStart w:id="0" w:name="_top"/>
      <w:bookmarkEnd w:id="0"/>
    </w:p>
    <w:p w14:paraId="13CB8800" w14:textId="77777777" w:rsidR="00DD1463" w:rsidRDefault="00DD1463" w:rsidP="000E3D49">
      <w:pPr>
        <w:tabs>
          <w:tab w:val="right" w:leader="dot" w:pos="9360"/>
          <w:tab w:val="right" w:leader="dot" w:pos="9540"/>
        </w:tabs>
        <w:ind w:right="-72"/>
        <w:rPr>
          <w:rFonts w:ascii="Calibri" w:hAnsi="Calibri"/>
          <w:b/>
          <w:sz w:val="40"/>
          <w:szCs w:val="40"/>
        </w:rPr>
      </w:pPr>
    </w:p>
    <w:p w14:paraId="022D2944" w14:textId="77777777" w:rsidR="00DD1463" w:rsidRDefault="00DD1463" w:rsidP="000E3D49">
      <w:pPr>
        <w:tabs>
          <w:tab w:val="right" w:leader="dot" w:pos="9360"/>
          <w:tab w:val="right" w:leader="dot" w:pos="9540"/>
        </w:tabs>
        <w:ind w:right="-72"/>
        <w:rPr>
          <w:rFonts w:ascii="Calibri" w:hAnsi="Calibri"/>
          <w:b/>
          <w:sz w:val="40"/>
          <w:szCs w:val="40"/>
        </w:rPr>
      </w:pPr>
    </w:p>
    <w:p w14:paraId="1994D133" w14:textId="77777777" w:rsidR="00DD1463" w:rsidRDefault="00DD1463" w:rsidP="000E3D49">
      <w:pPr>
        <w:tabs>
          <w:tab w:val="right" w:leader="dot" w:pos="9360"/>
          <w:tab w:val="right" w:leader="dot" w:pos="9540"/>
        </w:tabs>
        <w:ind w:right="-72"/>
        <w:rPr>
          <w:rFonts w:ascii="Calibri" w:hAnsi="Calibri"/>
          <w:b/>
          <w:sz w:val="40"/>
          <w:szCs w:val="40"/>
        </w:rPr>
      </w:pPr>
    </w:p>
    <w:p w14:paraId="7D2A4D8B" w14:textId="77777777" w:rsidR="00DD1463" w:rsidRDefault="00DD1463" w:rsidP="000E3D49">
      <w:pPr>
        <w:tabs>
          <w:tab w:val="right" w:leader="dot" w:pos="9360"/>
          <w:tab w:val="right" w:leader="dot" w:pos="9540"/>
        </w:tabs>
        <w:ind w:right="-72"/>
        <w:rPr>
          <w:rFonts w:ascii="Calibri" w:hAnsi="Calibri"/>
          <w:b/>
          <w:sz w:val="40"/>
          <w:szCs w:val="40"/>
        </w:rPr>
      </w:pPr>
    </w:p>
    <w:p w14:paraId="5AEDD14B" w14:textId="76B9D3A4" w:rsidR="00DD1463" w:rsidRDefault="008A11EF" w:rsidP="000E3D49">
      <w:pPr>
        <w:tabs>
          <w:tab w:val="right" w:leader="dot" w:pos="9360"/>
          <w:tab w:val="right" w:leader="dot" w:pos="9540"/>
        </w:tabs>
        <w:ind w:right="-72"/>
        <w:rPr>
          <w:rFonts w:ascii="Calibri" w:hAnsi="Calibri"/>
          <w:b/>
          <w:sz w:val="40"/>
          <w:szCs w:val="40"/>
        </w:rPr>
      </w:pPr>
      <w:r>
        <w:rPr>
          <w:rFonts w:ascii="Calibri" w:hAnsi="Calibri"/>
          <w:b/>
          <w:sz w:val="40"/>
          <w:szCs w:val="40"/>
        </w:rPr>
        <w:softHyphen/>
      </w:r>
      <w:r>
        <w:rPr>
          <w:rFonts w:ascii="Calibri" w:hAnsi="Calibri"/>
          <w:b/>
          <w:sz w:val="40"/>
          <w:szCs w:val="40"/>
        </w:rPr>
        <w:softHyphen/>
      </w:r>
      <w:r>
        <w:rPr>
          <w:rFonts w:ascii="Calibri" w:hAnsi="Calibri"/>
          <w:b/>
          <w:sz w:val="40"/>
          <w:szCs w:val="40"/>
        </w:rPr>
        <w:softHyphen/>
      </w:r>
    </w:p>
    <w:p w14:paraId="70831790" w14:textId="77777777" w:rsidR="00DD1463" w:rsidRDefault="00DD1463" w:rsidP="000E3D49">
      <w:pPr>
        <w:tabs>
          <w:tab w:val="right" w:leader="dot" w:pos="9360"/>
          <w:tab w:val="right" w:leader="dot" w:pos="9540"/>
        </w:tabs>
        <w:ind w:right="-72"/>
        <w:rPr>
          <w:rFonts w:ascii="Calibri" w:hAnsi="Calibri"/>
          <w:b/>
          <w:sz w:val="40"/>
          <w:szCs w:val="40"/>
        </w:rPr>
      </w:pPr>
    </w:p>
    <w:p w14:paraId="702BF009" w14:textId="77777777" w:rsidR="00DD1463" w:rsidRDefault="00DD1463" w:rsidP="000E3D49">
      <w:pPr>
        <w:tabs>
          <w:tab w:val="right" w:leader="dot" w:pos="9360"/>
          <w:tab w:val="right" w:leader="dot" w:pos="9540"/>
        </w:tabs>
        <w:ind w:right="-72"/>
        <w:rPr>
          <w:rFonts w:ascii="Calibri" w:hAnsi="Calibri"/>
          <w:b/>
          <w:sz w:val="40"/>
          <w:szCs w:val="40"/>
        </w:rPr>
      </w:pPr>
    </w:p>
    <w:p w14:paraId="60A48BDE" w14:textId="4F69E204" w:rsidR="00BB1A69" w:rsidRPr="00DE336A" w:rsidRDefault="00DE336A" w:rsidP="000A6F0E">
      <w:pPr>
        <w:tabs>
          <w:tab w:val="right" w:leader="dot" w:pos="9360"/>
          <w:tab w:val="right" w:leader="dot" w:pos="9540"/>
        </w:tabs>
        <w:ind w:right="-72"/>
        <w:jc w:val="center"/>
        <w:rPr>
          <w:rFonts w:ascii="Calibri" w:hAnsi="Calibri"/>
        </w:rPr>
      </w:pPr>
      <w:r>
        <w:rPr>
          <w:rFonts w:ascii="Calibri" w:hAnsi="Calibri"/>
          <w:b/>
          <w:sz w:val="40"/>
          <w:szCs w:val="40"/>
        </w:rPr>
        <w:t>Th</w:t>
      </w:r>
      <w:r w:rsidR="00AB0CCF">
        <w:rPr>
          <w:rFonts w:ascii="Calibri" w:hAnsi="Calibri"/>
          <w:b/>
          <w:sz w:val="40"/>
          <w:szCs w:val="40"/>
        </w:rPr>
        <w:t xml:space="preserve">e </w:t>
      </w:r>
      <w:r w:rsidR="00436858" w:rsidRPr="00C00675">
        <w:rPr>
          <w:rFonts w:ascii="Calibri" w:hAnsi="Calibri"/>
          <w:b/>
          <w:sz w:val="40"/>
          <w:szCs w:val="40"/>
        </w:rPr>
        <w:t>Fish Passage Extension (</w:t>
      </w:r>
      <w:r w:rsidR="00B2725C">
        <w:rPr>
          <w:rFonts w:ascii="Calibri" w:hAnsi="Calibri"/>
          <w:b/>
          <w:sz w:val="40"/>
          <w:szCs w:val="40"/>
        </w:rPr>
        <w:t>FIPEX</w:t>
      </w:r>
      <w:r w:rsidR="00436858" w:rsidRPr="00C00675">
        <w:rPr>
          <w:rFonts w:ascii="Calibri" w:hAnsi="Calibri"/>
          <w:b/>
          <w:sz w:val="40"/>
          <w:szCs w:val="40"/>
        </w:rPr>
        <w:t>)</w:t>
      </w:r>
      <w:r w:rsidR="00AB0CCF">
        <w:rPr>
          <w:rFonts w:ascii="Calibri" w:hAnsi="Calibri"/>
          <w:b/>
          <w:sz w:val="40"/>
          <w:szCs w:val="40"/>
        </w:rPr>
        <w:t xml:space="preserve"> </w:t>
      </w:r>
      <w:r w:rsidR="00A97F08">
        <w:rPr>
          <w:rFonts w:ascii="Calibri" w:hAnsi="Calibri"/>
          <w:b/>
          <w:sz w:val="40"/>
          <w:szCs w:val="40"/>
        </w:rPr>
        <w:t xml:space="preserve">with Dendritic Connectivity Index (DCI) </w:t>
      </w:r>
      <w:r w:rsidR="00AB0CCF">
        <w:rPr>
          <w:rFonts w:ascii="Calibri" w:hAnsi="Calibri"/>
          <w:b/>
          <w:sz w:val="40"/>
          <w:szCs w:val="40"/>
        </w:rPr>
        <w:t>for ArcGIS</w:t>
      </w:r>
      <w:r>
        <w:rPr>
          <w:rFonts w:ascii="Calibri" w:hAnsi="Calibri"/>
          <w:b/>
          <w:sz w:val="40"/>
          <w:szCs w:val="40"/>
        </w:rPr>
        <w:t xml:space="preserve"> </w:t>
      </w:r>
      <w:r w:rsidR="00B2725C">
        <w:rPr>
          <w:rFonts w:ascii="Calibri" w:hAnsi="Calibri"/>
          <w:b/>
          <w:sz w:val="40"/>
          <w:szCs w:val="40"/>
        </w:rPr>
        <w:t>10.</w:t>
      </w:r>
      <w:r w:rsidR="00F902F7">
        <w:rPr>
          <w:rFonts w:ascii="Calibri" w:hAnsi="Calibri"/>
          <w:b/>
          <w:sz w:val="40"/>
          <w:szCs w:val="40"/>
        </w:rPr>
        <w:t>4+</w:t>
      </w:r>
    </w:p>
    <w:p w14:paraId="2396B491" w14:textId="77777777" w:rsidR="00F82AE3" w:rsidRDefault="00F82AE3" w:rsidP="000A6F0E">
      <w:pPr>
        <w:ind w:left="86" w:right="639"/>
        <w:jc w:val="center"/>
        <w:rPr>
          <w:rFonts w:ascii="Calibri" w:hAnsi="Calibri"/>
          <w:b/>
          <w:sz w:val="40"/>
          <w:szCs w:val="40"/>
        </w:rPr>
      </w:pPr>
      <w:r>
        <w:rPr>
          <w:rFonts w:ascii="Calibri" w:hAnsi="Calibri"/>
          <w:b/>
          <w:sz w:val="40"/>
          <w:szCs w:val="40"/>
        </w:rPr>
        <w:t>User Manual</w:t>
      </w:r>
    </w:p>
    <w:p w14:paraId="6799EE3F" w14:textId="4DC978A7" w:rsidR="00436858" w:rsidRPr="00C00675" w:rsidRDefault="00436858" w:rsidP="000A6F0E">
      <w:pPr>
        <w:ind w:right="22"/>
        <w:jc w:val="center"/>
        <w:rPr>
          <w:rFonts w:ascii="Calibri" w:hAnsi="Calibri"/>
          <w:b/>
          <w:sz w:val="40"/>
          <w:szCs w:val="40"/>
        </w:rPr>
      </w:pPr>
      <w:r w:rsidRPr="00C00675">
        <w:rPr>
          <w:rFonts w:ascii="Calibri" w:hAnsi="Calibri"/>
          <w:b/>
          <w:sz w:val="40"/>
          <w:szCs w:val="40"/>
        </w:rPr>
        <w:br/>
      </w:r>
      <w:r w:rsidR="00F45501">
        <w:rPr>
          <w:rFonts w:ascii="Calibri" w:hAnsi="Calibri"/>
          <w:b/>
          <w:noProof/>
          <w:sz w:val="40"/>
          <w:szCs w:val="40"/>
        </w:rPr>
        <w:drawing>
          <wp:inline distT="0" distB="0" distL="0" distR="0" wp14:anchorId="45266E3E" wp14:editId="0D59AA21">
            <wp:extent cx="1756698" cy="1695450"/>
            <wp:effectExtent l="0" t="0" r="0" b="0"/>
            <wp:docPr id="242" name="Picture 2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5011" cy="1703474"/>
                    </a:xfrm>
                    <a:prstGeom prst="rect">
                      <a:avLst/>
                    </a:prstGeom>
                  </pic:spPr>
                </pic:pic>
              </a:graphicData>
            </a:graphic>
          </wp:inline>
        </w:drawing>
      </w:r>
    </w:p>
    <w:p w14:paraId="1755E358" w14:textId="77777777" w:rsidR="00AB0CCF" w:rsidRDefault="00AB0CCF" w:rsidP="00615C95">
      <w:pPr>
        <w:rPr>
          <w:rStyle w:val="il"/>
          <w:rFonts w:ascii="Arial" w:hAnsi="Arial" w:cs="Arial"/>
          <w:color w:val="222222"/>
          <w:sz w:val="20"/>
          <w:szCs w:val="20"/>
          <w:u w:val="single"/>
          <w:shd w:val="clear" w:color="auto" w:fill="FFFFCC"/>
        </w:rPr>
      </w:pPr>
      <w:bookmarkStart w:id="1" w:name="Introduction_3968353544634796__660140569"/>
      <w:bookmarkEnd w:id="1"/>
    </w:p>
    <w:p w14:paraId="54FF757E" w14:textId="77777777" w:rsidR="00DD1463" w:rsidRDefault="00DD1463">
      <w:pPr>
        <w:rPr>
          <w:rFonts w:ascii="Arial" w:hAnsi="Arial" w:cs="Arial"/>
          <w:sz w:val="20"/>
          <w:szCs w:val="20"/>
          <w:shd w:val="clear" w:color="auto" w:fill="FFFFFF"/>
        </w:rPr>
      </w:pPr>
      <w:r>
        <w:rPr>
          <w:rFonts w:ascii="Arial" w:hAnsi="Arial" w:cs="Arial"/>
          <w:sz w:val="20"/>
          <w:szCs w:val="20"/>
          <w:shd w:val="clear" w:color="auto" w:fill="FFFFFF"/>
        </w:rPr>
        <w:br w:type="page"/>
      </w:r>
    </w:p>
    <w:bookmarkStart w:id="2" w:name="_Toc343038074"/>
    <w:p w14:paraId="1297E03A" w14:textId="06377F0C" w:rsidR="00994780" w:rsidRDefault="006758DF">
      <w:pPr>
        <w:pStyle w:val="TOC1"/>
        <w:tabs>
          <w:tab w:val="right" w:pos="9372"/>
        </w:tabs>
        <w:rPr>
          <w:rFonts w:eastAsiaTheme="minorEastAsia" w:cstheme="minorBidi"/>
          <w:b w:val="0"/>
          <w:bCs w:val="0"/>
          <w:noProof/>
          <w:sz w:val="22"/>
          <w:szCs w:val="22"/>
        </w:rPr>
      </w:pPr>
      <w:r>
        <w:rPr>
          <w:b w:val="0"/>
          <w:bCs w:val="0"/>
          <w:kern w:val="32"/>
          <w:sz w:val="32"/>
          <w:szCs w:val="32"/>
          <w:lang w:val="en-US" w:eastAsia="ru-RU"/>
        </w:rPr>
        <w:lastRenderedPageBreak/>
        <w:fldChar w:fldCharType="begin"/>
      </w:r>
      <w:r w:rsidR="009C782C">
        <w:rPr>
          <w:b w:val="0"/>
          <w:bCs w:val="0"/>
          <w:kern w:val="32"/>
          <w:sz w:val="32"/>
          <w:szCs w:val="32"/>
          <w:lang w:val="en-US" w:eastAsia="ru-RU"/>
        </w:rPr>
        <w:instrText xml:space="preserve"> TOC \o "1-3" \p " " \h \z \u </w:instrText>
      </w:r>
      <w:r>
        <w:rPr>
          <w:b w:val="0"/>
          <w:bCs w:val="0"/>
          <w:kern w:val="32"/>
          <w:sz w:val="32"/>
          <w:szCs w:val="32"/>
          <w:lang w:val="en-US" w:eastAsia="ru-RU"/>
        </w:rPr>
        <w:fldChar w:fldCharType="separate"/>
      </w:r>
      <w:hyperlink w:anchor="_Toc52020067" w:history="1">
        <w:r w:rsidR="00994780" w:rsidRPr="00A7014A">
          <w:rPr>
            <w:rStyle w:val="Hyperlink"/>
            <w:noProof/>
            <w:shd w:val="clear" w:color="auto" w:fill="FFFFFF"/>
          </w:rPr>
          <w:t>Acknowledgements</w:t>
        </w:r>
        <w:r w:rsidR="00994780">
          <w:rPr>
            <w:noProof/>
            <w:webHidden/>
          </w:rPr>
          <w:t xml:space="preserve"> </w:t>
        </w:r>
        <w:r w:rsidR="00994780">
          <w:rPr>
            <w:noProof/>
            <w:webHidden/>
          </w:rPr>
          <w:fldChar w:fldCharType="begin"/>
        </w:r>
        <w:r w:rsidR="00994780">
          <w:rPr>
            <w:noProof/>
            <w:webHidden/>
          </w:rPr>
          <w:instrText xml:space="preserve"> PAGEREF _Toc52020067 \h </w:instrText>
        </w:r>
        <w:r w:rsidR="00994780">
          <w:rPr>
            <w:noProof/>
            <w:webHidden/>
          </w:rPr>
        </w:r>
        <w:r w:rsidR="00994780">
          <w:rPr>
            <w:noProof/>
            <w:webHidden/>
          </w:rPr>
          <w:fldChar w:fldCharType="separate"/>
        </w:r>
        <w:r w:rsidR="00DE7F1A">
          <w:rPr>
            <w:noProof/>
            <w:webHidden/>
          </w:rPr>
          <w:t>4</w:t>
        </w:r>
        <w:r w:rsidR="00994780">
          <w:rPr>
            <w:noProof/>
            <w:webHidden/>
          </w:rPr>
          <w:fldChar w:fldCharType="end"/>
        </w:r>
      </w:hyperlink>
    </w:p>
    <w:p w14:paraId="6781C059" w14:textId="68C07D44" w:rsidR="00994780" w:rsidRDefault="00000000">
      <w:pPr>
        <w:pStyle w:val="TOC1"/>
        <w:tabs>
          <w:tab w:val="right" w:pos="9372"/>
        </w:tabs>
        <w:rPr>
          <w:rFonts w:eastAsiaTheme="minorEastAsia" w:cstheme="minorBidi"/>
          <w:b w:val="0"/>
          <w:bCs w:val="0"/>
          <w:noProof/>
          <w:sz w:val="22"/>
          <w:szCs w:val="22"/>
        </w:rPr>
      </w:pPr>
      <w:hyperlink w:anchor="_Toc52020068" w:history="1">
        <w:r w:rsidR="00994780" w:rsidRPr="00A7014A">
          <w:rPr>
            <w:rStyle w:val="Hyperlink"/>
            <w:noProof/>
            <w:shd w:val="clear" w:color="auto" w:fill="FFFFFF"/>
          </w:rPr>
          <w:t>Disclaimer and Licence</w:t>
        </w:r>
        <w:r w:rsidR="00994780">
          <w:rPr>
            <w:noProof/>
            <w:webHidden/>
          </w:rPr>
          <w:t xml:space="preserve"> </w:t>
        </w:r>
        <w:r w:rsidR="00994780">
          <w:rPr>
            <w:noProof/>
            <w:webHidden/>
          </w:rPr>
          <w:fldChar w:fldCharType="begin"/>
        </w:r>
        <w:r w:rsidR="00994780">
          <w:rPr>
            <w:noProof/>
            <w:webHidden/>
          </w:rPr>
          <w:instrText xml:space="preserve"> PAGEREF _Toc52020068 \h </w:instrText>
        </w:r>
        <w:r w:rsidR="00994780">
          <w:rPr>
            <w:noProof/>
            <w:webHidden/>
          </w:rPr>
        </w:r>
        <w:r w:rsidR="00994780">
          <w:rPr>
            <w:noProof/>
            <w:webHidden/>
          </w:rPr>
          <w:fldChar w:fldCharType="separate"/>
        </w:r>
        <w:r w:rsidR="00DE7F1A">
          <w:rPr>
            <w:noProof/>
            <w:webHidden/>
          </w:rPr>
          <w:t>4</w:t>
        </w:r>
        <w:r w:rsidR="00994780">
          <w:rPr>
            <w:noProof/>
            <w:webHidden/>
          </w:rPr>
          <w:fldChar w:fldCharType="end"/>
        </w:r>
      </w:hyperlink>
    </w:p>
    <w:p w14:paraId="77BD07C5" w14:textId="7F446C30" w:rsidR="00994780" w:rsidRDefault="00000000">
      <w:pPr>
        <w:pStyle w:val="TOC1"/>
        <w:tabs>
          <w:tab w:val="left" w:pos="480"/>
          <w:tab w:val="right" w:pos="9372"/>
        </w:tabs>
        <w:rPr>
          <w:rFonts w:eastAsiaTheme="minorEastAsia" w:cstheme="minorBidi"/>
          <w:b w:val="0"/>
          <w:bCs w:val="0"/>
          <w:noProof/>
          <w:sz w:val="22"/>
          <w:szCs w:val="22"/>
        </w:rPr>
      </w:pPr>
      <w:hyperlink w:anchor="_Toc52020069" w:history="1">
        <w:r w:rsidR="00994780" w:rsidRPr="00A7014A">
          <w:rPr>
            <w:rStyle w:val="Hyperlink"/>
            <w:noProof/>
            <w:lang w:val="en-US"/>
          </w:rPr>
          <w:t>1</w:t>
        </w:r>
        <w:r w:rsidR="00994780">
          <w:rPr>
            <w:rStyle w:val="Hyperlink"/>
            <w:noProof/>
            <w:lang w:val="en-US"/>
          </w:rPr>
          <w:t xml:space="preserve">. </w:t>
        </w:r>
        <w:r w:rsidR="00994780" w:rsidRPr="00A7014A">
          <w:rPr>
            <w:rStyle w:val="Hyperlink"/>
            <w:noProof/>
            <w:lang w:val="en-US"/>
          </w:rPr>
          <w:t>Preface</w:t>
        </w:r>
        <w:r w:rsidR="00994780">
          <w:rPr>
            <w:noProof/>
            <w:webHidden/>
          </w:rPr>
          <w:t xml:space="preserve"> </w:t>
        </w:r>
        <w:r w:rsidR="00994780">
          <w:rPr>
            <w:noProof/>
            <w:webHidden/>
          </w:rPr>
          <w:fldChar w:fldCharType="begin"/>
        </w:r>
        <w:r w:rsidR="00994780">
          <w:rPr>
            <w:noProof/>
            <w:webHidden/>
          </w:rPr>
          <w:instrText xml:space="preserve"> PAGEREF _Toc52020069 \h </w:instrText>
        </w:r>
        <w:r w:rsidR="00994780">
          <w:rPr>
            <w:noProof/>
            <w:webHidden/>
          </w:rPr>
        </w:r>
        <w:r w:rsidR="00994780">
          <w:rPr>
            <w:noProof/>
            <w:webHidden/>
          </w:rPr>
          <w:fldChar w:fldCharType="separate"/>
        </w:r>
        <w:r w:rsidR="00DE7F1A">
          <w:rPr>
            <w:noProof/>
            <w:webHidden/>
          </w:rPr>
          <w:t>7</w:t>
        </w:r>
        <w:r w:rsidR="00994780">
          <w:rPr>
            <w:noProof/>
            <w:webHidden/>
          </w:rPr>
          <w:fldChar w:fldCharType="end"/>
        </w:r>
      </w:hyperlink>
    </w:p>
    <w:p w14:paraId="29E010EC" w14:textId="72E2F905" w:rsidR="00994780" w:rsidRDefault="00000000">
      <w:pPr>
        <w:pStyle w:val="TOC1"/>
        <w:tabs>
          <w:tab w:val="right" w:pos="9372"/>
        </w:tabs>
        <w:rPr>
          <w:rFonts w:eastAsiaTheme="minorEastAsia" w:cstheme="minorBidi"/>
          <w:b w:val="0"/>
          <w:bCs w:val="0"/>
          <w:noProof/>
          <w:sz w:val="22"/>
          <w:szCs w:val="22"/>
        </w:rPr>
      </w:pPr>
      <w:hyperlink w:anchor="_Toc52020070" w:history="1">
        <w:r w:rsidR="00994780" w:rsidRPr="00A7014A">
          <w:rPr>
            <w:rStyle w:val="Hyperlink"/>
            <w:rFonts w:ascii="Calibri" w:hAnsi="Calibri"/>
            <w:noProof/>
            <w:lang w:val="en-US"/>
          </w:rPr>
          <w:t>2. FIPEX overview</w:t>
        </w:r>
        <w:r w:rsidR="00994780">
          <w:rPr>
            <w:noProof/>
            <w:webHidden/>
          </w:rPr>
          <w:t xml:space="preserve"> </w:t>
        </w:r>
        <w:r w:rsidR="00994780">
          <w:rPr>
            <w:noProof/>
            <w:webHidden/>
          </w:rPr>
          <w:fldChar w:fldCharType="begin"/>
        </w:r>
        <w:r w:rsidR="00994780">
          <w:rPr>
            <w:noProof/>
            <w:webHidden/>
          </w:rPr>
          <w:instrText xml:space="preserve"> PAGEREF _Toc52020070 \h </w:instrText>
        </w:r>
        <w:r w:rsidR="00994780">
          <w:rPr>
            <w:noProof/>
            <w:webHidden/>
          </w:rPr>
        </w:r>
        <w:r w:rsidR="00994780">
          <w:rPr>
            <w:noProof/>
            <w:webHidden/>
          </w:rPr>
          <w:fldChar w:fldCharType="separate"/>
        </w:r>
        <w:r w:rsidR="00DE7F1A">
          <w:rPr>
            <w:noProof/>
            <w:webHidden/>
          </w:rPr>
          <w:t>8</w:t>
        </w:r>
        <w:r w:rsidR="00994780">
          <w:rPr>
            <w:noProof/>
            <w:webHidden/>
          </w:rPr>
          <w:fldChar w:fldCharType="end"/>
        </w:r>
      </w:hyperlink>
    </w:p>
    <w:p w14:paraId="13F5E70F" w14:textId="022485C8" w:rsidR="00994780" w:rsidRDefault="00000000">
      <w:pPr>
        <w:pStyle w:val="TOC2"/>
        <w:tabs>
          <w:tab w:val="right" w:pos="9372"/>
        </w:tabs>
        <w:rPr>
          <w:rFonts w:eastAsiaTheme="minorEastAsia" w:cstheme="minorBidi"/>
          <w:i w:val="0"/>
          <w:iCs w:val="0"/>
          <w:noProof/>
          <w:sz w:val="22"/>
          <w:szCs w:val="22"/>
        </w:rPr>
      </w:pPr>
      <w:hyperlink w:anchor="_Toc52020071" w:history="1">
        <w:r w:rsidR="00994780" w:rsidRPr="00A7014A">
          <w:rPr>
            <w:rStyle w:val="Hyperlink"/>
            <w:noProof/>
          </w:rPr>
          <w:t xml:space="preserve">Who is </w:t>
        </w:r>
        <w:r w:rsidR="00994780" w:rsidRPr="00A7014A">
          <w:rPr>
            <w:rStyle w:val="Hyperlink"/>
            <w:noProof/>
            <w:lang w:val="en-US"/>
          </w:rPr>
          <w:t>the</w:t>
        </w:r>
        <w:r w:rsidR="00994780" w:rsidRPr="00A7014A">
          <w:rPr>
            <w:rStyle w:val="Hyperlink"/>
            <w:noProof/>
          </w:rPr>
          <w:t xml:space="preserve"> </w:t>
        </w:r>
        <w:r w:rsidR="00994780" w:rsidRPr="00A7014A">
          <w:rPr>
            <w:rStyle w:val="Hyperlink"/>
            <w:noProof/>
            <w:lang w:val="en-US"/>
          </w:rPr>
          <w:t>T</w:t>
        </w:r>
        <w:r w:rsidR="00994780" w:rsidRPr="00A7014A">
          <w:rPr>
            <w:rStyle w:val="Hyperlink"/>
            <w:noProof/>
          </w:rPr>
          <w:t xml:space="preserve">ypical </w:t>
        </w:r>
        <w:r w:rsidR="00994780" w:rsidRPr="00A7014A">
          <w:rPr>
            <w:rStyle w:val="Hyperlink"/>
            <w:noProof/>
            <w:lang w:val="en-US"/>
          </w:rPr>
          <w:t>U</w:t>
        </w:r>
        <w:r w:rsidR="00994780" w:rsidRPr="00A7014A">
          <w:rPr>
            <w:rStyle w:val="Hyperlink"/>
            <w:noProof/>
          </w:rPr>
          <w:t>ser of FIPEX?</w:t>
        </w:r>
        <w:r w:rsidR="00994780">
          <w:rPr>
            <w:noProof/>
            <w:webHidden/>
          </w:rPr>
          <w:t xml:space="preserve"> </w:t>
        </w:r>
        <w:r w:rsidR="00994780">
          <w:rPr>
            <w:noProof/>
            <w:webHidden/>
          </w:rPr>
          <w:fldChar w:fldCharType="begin"/>
        </w:r>
        <w:r w:rsidR="00994780">
          <w:rPr>
            <w:noProof/>
            <w:webHidden/>
          </w:rPr>
          <w:instrText xml:space="preserve"> PAGEREF _Toc52020071 \h </w:instrText>
        </w:r>
        <w:r w:rsidR="00994780">
          <w:rPr>
            <w:noProof/>
            <w:webHidden/>
          </w:rPr>
        </w:r>
        <w:r w:rsidR="00994780">
          <w:rPr>
            <w:noProof/>
            <w:webHidden/>
          </w:rPr>
          <w:fldChar w:fldCharType="separate"/>
        </w:r>
        <w:r w:rsidR="00DE7F1A">
          <w:rPr>
            <w:noProof/>
            <w:webHidden/>
          </w:rPr>
          <w:t>10</w:t>
        </w:r>
        <w:r w:rsidR="00994780">
          <w:rPr>
            <w:noProof/>
            <w:webHidden/>
          </w:rPr>
          <w:fldChar w:fldCharType="end"/>
        </w:r>
      </w:hyperlink>
    </w:p>
    <w:p w14:paraId="5BADDC33" w14:textId="2D4B864C" w:rsidR="00994780" w:rsidRDefault="00000000">
      <w:pPr>
        <w:pStyle w:val="TOC1"/>
        <w:tabs>
          <w:tab w:val="right" w:pos="9372"/>
        </w:tabs>
        <w:rPr>
          <w:rFonts w:eastAsiaTheme="minorEastAsia" w:cstheme="minorBidi"/>
          <w:b w:val="0"/>
          <w:bCs w:val="0"/>
          <w:noProof/>
          <w:sz w:val="22"/>
          <w:szCs w:val="22"/>
        </w:rPr>
      </w:pPr>
      <w:hyperlink w:anchor="_Toc52020072" w:history="1">
        <w:r w:rsidR="00994780" w:rsidRPr="00A7014A">
          <w:rPr>
            <w:rStyle w:val="Hyperlink"/>
            <w:noProof/>
            <w:lang w:val="en-US"/>
          </w:rPr>
          <w:t>3</w:t>
        </w:r>
        <w:r w:rsidR="00994780" w:rsidRPr="00A7014A">
          <w:rPr>
            <w:rStyle w:val="Hyperlink"/>
            <w:noProof/>
          </w:rPr>
          <w:t>. The Geometric Network Model</w:t>
        </w:r>
        <w:r w:rsidR="00994780">
          <w:rPr>
            <w:noProof/>
            <w:webHidden/>
          </w:rPr>
          <w:t xml:space="preserve"> </w:t>
        </w:r>
        <w:r w:rsidR="00994780">
          <w:rPr>
            <w:noProof/>
            <w:webHidden/>
          </w:rPr>
          <w:fldChar w:fldCharType="begin"/>
        </w:r>
        <w:r w:rsidR="00994780">
          <w:rPr>
            <w:noProof/>
            <w:webHidden/>
          </w:rPr>
          <w:instrText xml:space="preserve"> PAGEREF _Toc52020072 \h </w:instrText>
        </w:r>
        <w:r w:rsidR="00994780">
          <w:rPr>
            <w:noProof/>
            <w:webHidden/>
          </w:rPr>
        </w:r>
        <w:r w:rsidR="00994780">
          <w:rPr>
            <w:noProof/>
            <w:webHidden/>
          </w:rPr>
          <w:fldChar w:fldCharType="separate"/>
        </w:r>
        <w:r w:rsidR="00DE7F1A">
          <w:rPr>
            <w:noProof/>
            <w:webHidden/>
          </w:rPr>
          <w:t>11</w:t>
        </w:r>
        <w:r w:rsidR="00994780">
          <w:rPr>
            <w:noProof/>
            <w:webHidden/>
          </w:rPr>
          <w:fldChar w:fldCharType="end"/>
        </w:r>
      </w:hyperlink>
    </w:p>
    <w:p w14:paraId="37E581BF" w14:textId="55DE8759" w:rsidR="00994780" w:rsidRDefault="00000000">
      <w:pPr>
        <w:pStyle w:val="TOC1"/>
        <w:tabs>
          <w:tab w:val="right" w:pos="9372"/>
        </w:tabs>
        <w:rPr>
          <w:rFonts w:eastAsiaTheme="minorEastAsia" w:cstheme="minorBidi"/>
          <w:b w:val="0"/>
          <w:bCs w:val="0"/>
          <w:noProof/>
          <w:sz w:val="22"/>
          <w:szCs w:val="22"/>
        </w:rPr>
      </w:pPr>
      <w:hyperlink w:anchor="_Toc52020073" w:history="1">
        <w:r w:rsidR="00994780" w:rsidRPr="00A7014A">
          <w:rPr>
            <w:rStyle w:val="Hyperlink"/>
            <w:noProof/>
            <w:lang w:val="en-US"/>
          </w:rPr>
          <w:t xml:space="preserve">4. </w:t>
        </w:r>
        <w:r w:rsidR="00994780" w:rsidRPr="00A7014A">
          <w:rPr>
            <w:rStyle w:val="Hyperlink"/>
            <w:noProof/>
          </w:rPr>
          <w:t>Tool Installation</w:t>
        </w:r>
        <w:r w:rsidR="00994780">
          <w:rPr>
            <w:noProof/>
            <w:webHidden/>
          </w:rPr>
          <w:t xml:space="preserve"> </w:t>
        </w:r>
        <w:r w:rsidR="00994780">
          <w:rPr>
            <w:noProof/>
            <w:webHidden/>
          </w:rPr>
          <w:fldChar w:fldCharType="begin"/>
        </w:r>
        <w:r w:rsidR="00994780">
          <w:rPr>
            <w:noProof/>
            <w:webHidden/>
          </w:rPr>
          <w:instrText xml:space="preserve"> PAGEREF _Toc52020073 \h </w:instrText>
        </w:r>
        <w:r w:rsidR="00994780">
          <w:rPr>
            <w:noProof/>
            <w:webHidden/>
          </w:rPr>
        </w:r>
        <w:r w:rsidR="00994780">
          <w:rPr>
            <w:noProof/>
            <w:webHidden/>
          </w:rPr>
          <w:fldChar w:fldCharType="separate"/>
        </w:r>
        <w:r w:rsidR="00DE7F1A">
          <w:rPr>
            <w:noProof/>
            <w:webHidden/>
          </w:rPr>
          <w:t>15</w:t>
        </w:r>
        <w:r w:rsidR="00994780">
          <w:rPr>
            <w:noProof/>
            <w:webHidden/>
          </w:rPr>
          <w:fldChar w:fldCharType="end"/>
        </w:r>
      </w:hyperlink>
    </w:p>
    <w:p w14:paraId="7AAF4178" w14:textId="470282AC" w:rsidR="00994780" w:rsidRDefault="00000000">
      <w:pPr>
        <w:pStyle w:val="TOC2"/>
        <w:tabs>
          <w:tab w:val="right" w:pos="9372"/>
        </w:tabs>
        <w:rPr>
          <w:rFonts w:eastAsiaTheme="minorEastAsia" w:cstheme="minorBidi"/>
          <w:i w:val="0"/>
          <w:iCs w:val="0"/>
          <w:noProof/>
          <w:sz w:val="22"/>
          <w:szCs w:val="22"/>
        </w:rPr>
      </w:pPr>
      <w:hyperlink w:anchor="_Toc52020074" w:history="1">
        <w:r w:rsidR="00994780" w:rsidRPr="00A7014A">
          <w:rPr>
            <w:rStyle w:val="Hyperlink"/>
            <w:noProof/>
          </w:rPr>
          <w:t>L</w:t>
        </w:r>
        <w:r w:rsidR="00994780" w:rsidRPr="00A7014A">
          <w:rPr>
            <w:rStyle w:val="Hyperlink"/>
            <w:noProof/>
            <w:lang w:val="en-US"/>
          </w:rPr>
          <w:t>icense</w:t>
        </w:r>
        <w:r w:rsidR="00994780">
          <w:rPr>
            <w:noProof/>
            <w:webHidden/>
          </w:rPr>
          <w:t xml:space="preserve"> </w:t>
        </w:r>
        <w:r w:rsidR="00994780">
          <w:rPr>
            <w:noProof/>
            <w:webHidden/>
          </w:rPr>
          <w:fldChar w:fldCharType="begin"/>
        </w:r>
        <w:r w:rsidR="00994780">
          <w:rPr>
            <w:noProof/>
            <w:webHidden/>
          </w:rPr>
          <w:instrText xml:space="preserve"> PAGEREF _Toc52020074 \h </w:instrText>
        </w:r>
        <w:r w:rsidR="00994780">
          <w:rPr>
            <w:noProof/>
            <w:webHidden/>
          </w:rPr>
        </w:r>
        <w:r w:rsidR="00994780">
          <w:rPr>
            <w:noProof/>
            <w:webHidden/>
          </w:rPr>
          <w:fldChar w:fldCharType="separate"/>
        </w:r>
        <w:r w:rsidR="00DE7F1A">
          <w:rPr>
            <w:noProof/>
            <w:webHidden/>
          </w:rPr>
          <w:t>15</w:t>
        </w:r>
        <w:r w:rsidR="00994780">
          <w:rPr>
            <w:noProof/>
            <w:webHidden/>
          </w:rPr>
          <w:fldChar w:fldCharType="end"/>
        </w:r>
      </w:hyperlink>
    </w:p>
    <w:p w14:paraId="306F8491" w14:textId="4B4105EE" w:rsidR="00994780" w:rsidRDefault="00000000">
      <w:pPr>
        <w:pStyle w:val="TOC2"/>
        <w:tabs>
          <w:tab w:val="right" w:pos="9372"/>
        </w:tabs>
        <w:rPr>
          <w:rFonts w:eastAsiaTheme="minorEastAsia" w:cstheme="minorBidi"/>
          <w:i w:val="0"/>
          <w:iCs w:val="0"/>
          <w:noProof/>
          <w:sz w:val="22"/>
          <w:szCs w:val="22"/>
        </w:rPr>
      </w:pPr>
      <w:hyperlink w:anchor="_Toc52020075" w:history="1">
        <w:r w:rsidR="00994780" w:rsidRPr="00A7014A">
          <w:rPr>
            <w:rStyle w:val="Hyperlink"/>
            <w:noProof/>
            <w:lang w:val="en-US"/>
          </w:rPr>
          <w:t>Software Requirements</w:t>
        </w:r>
        <w:r w:rsidR="00994780">
          <w:rPr>
            <w:noProof/>
            <w:webHidden/>
          </w:rPr>
          <w:t xml:space="preserve"> </w:t>
        </w:r>
        <w:r w:rsidR="00994780">
          <w:rPr>
            <w:noProof/>
            <w:webHidden/>
          </w:rPr>
          <w:fldChar w:fldCharType="begin"/>
        </w:r>
        <w:r w:rsidR="00994780">
          <w:rPr>
            <w:noProof/>
            <w:webHidden/>
          </w:rPr>
          <w:instrText xml:space="preserve"> PAGEREF _Toc52020075 \h </w:instrText>
        </w:r>
        <w:r w:rsidR="00994780">
          <w:rPr>
            <w:noProof/>
            <w:webHidden/>
          </w:rPr>
        </w:r>
        <w:r w:rsidR="00994780">
          <w:rPr>
            <w:noProof/>
            <w:webHidden/>
          </w:rPr>
          <w:fldChar w:fldCharType="separate"/>
        </w:r>
        <w:r w:rsidR="00DE7F1A">
          <w:rPr>
            <w:noProof/>
            <w:webHidden/>
          </w:rPr>
          <w:t>15</w:t>
        </w:r>
        <w:r w:rsidR="00994780">
          <w:rPr>
            <w:noProof/>
            <w:webHidden/>
          </w:rPr>
          <w:fldChar w:fldCharType="end"/>
        </w:r>
      </w:hyperlink>
    </w:p>
    <w:p w14:paraId="413D7EC6" w14:textId="01367AD7" w:rsidR="00994780" w:rsidRDefault="00000000">
      <w:pPr>
        <w:pStyle w:val="TOC2"/>
        <w:tabs>
          <w:tab w:val="right" w:pos="9372"/>
        </w:tabs>
        <w:rPr>
          <w:rFonts w:eastAsiaTheme="minorEastAsia" w:cstheme="minorBidi"/>
          <w:i w:val="0"/>
          <w:iCs w:val="0"/>
          <w:noProof/>
          <w:sz w:val="22"/>
          <w:szCs w:val="22"/>
        </w:rPr>
      </w:pPr>
      <w:hyperlink w:anchor="_Toc52020076" w:history="1">
        <w:r w:rsidR="00994780" w:rsidRPr="00A7014A">
          <w:rPr>
            <w:rStyle w:val="Hyperlink"/>
            <w:noProof/>
            <w:lang w:val="en-US"/>
          </w:rPr>
          <w:t>Hardware Requirements</w:t>
        </w:r>
        <w:r w:rsidR="00994780">
          <w:rPr>
            <w:noProof/>
            <w:webHidden/>
          </w:rPr>
          <w:t xml:space="preserve"> </w:t>
        </w:r>
        <w:r w:rsidR="00994780">
          <w:rPr>
            <w:noProof/>
            <w:webHidden/>
          </w:rPr>
          <w:fldChar w:fldCharType="begin"/>
        </w:r>
        <w:r w:rsidR="00994780">
          <w:rPr>
            <w:noProof/>
            <w:webHidden/>
          </w:rPr>
          <w:instrText xml:space="preserve"> PAGEREF _Toc52020076 \h </w:instrText>
        </w:r>
        <w:r w:rsidR="00994780">
          <w:rPr>
            <w:noProof/>
            <w:webHidden/>
          </w:rPr>
        </w:r>
        <w:r w:rsidR="00994780">
          <w:rPr>
            <w:noProof/>
            <w:webHidden/>
          </w:rPr>
          <w:fldChar w:fldCharType="separate"/>
        </w:r>
        <w:r w:rsidR="00DE7F1A">
          <w:rPr>
            <w:noProof/>
            <w:webHidden/>
          </w:rPr>
          <w:t>15</w:t>
        </w:r>
        <w:r w:rsidR="00994780">
          <w:rPr>
            <w:noProof/>
            <w:webHidden/>
          </w:rPr>
          <w:fldChar w:fldCharType="end"/>
        </w:r>
      </w:hyperlink>
    </w:p>
    <w:p w14:paraId="6F35526F" w14:textId="543770F1" w:rsidR="00994780" w:rsidRDefault="00000000">
      <w:pPr>
        <w:pStyle w:val="TOC2"/>
        <w:tabs>
          <w:tab w:val="right" w:pos="9372"/>
        </w:tabs>
        <w:rPr>
          <w:rFonts w:eastAsiaTheme="minorEastAsia" w:cstheme="minorBidi"/>
          <w:i w:val="0"/>
          <w:iCs w:val="0"/>
          <w:noProof/>
          <w:sz w:val="22"/>
          <w:szCs w:val="22"/>
        </w:rPr>
      </w:pPr>
      <w:hyperlink w:anchor="_Toc52020077" w:history="1">
        <w:r w:rsidR="00994780" w:rsidRPr="00A7014A">
          <w:rPr>
            <w:rStyle w:val="Hyperlink"/>
            <w:noProof/>
            <w:lang w:val="en-US"/>
          </w:rPr>
          <w:t>Prerequisites</w:t>
        </w:r>
        <w:r w:rsidR="00994780">
          <w:rPr>
            <w:noProof/>
            <w:webHidden/>
          </w:rPr>
          <w:t xml:space="preserve"> </w:t>
        </w:r>
        <w:r w:rsidR="00994780">
          <w:rPr>
            <w:noProof/>
            <w:webHidden/>
          </w:rPr>
          <w:fldChar w:fldCharType="begin"/>
        </w:r>
        <w:r w:rsidR="00994780">
          <w:rPr>
            <w:noProof/>
            <w:webHidden/>
          </w:rPr>
          <w:instrText xml:space="preserve"> PAGEREF _Toc52020077 \h </w:instrText>
        </w:r>
        <w:r w:rsidR="00994780">
          <w:rPr>
            <w:noProof/>
            <w:webHidden/>
          </w:rPr>
        </w:r>
        <w:r w:rsidR="00994780">
          <w:rPr>
            <w:noProof/>
            <w:webHidden/>
          </w:rPr>
          <w:fldChar w:fldCharType="separate"/>
        </w:r>
        <w:r w:rsidR="00DE7F1A">
          <w:rPr>
            <w:noProof/>
            <w:webHidden/>
          </w:rPr>
          <w:t>15</w:t>
        </w:r>
        <w:r w:rsidR="00994780">
          <w:rPr>
            <w:noProof/>
            <w:webHidden/>
          </w:rPr>
          <w:fldChar w:fldCharType="end"/>
        </w:r>
      </w:hyperlink>
    </w:p>
    <w:p w14:paraId="6BA86ABA" w14:textId="617F5E2A" w:rsidR="00994780" w:rsidRDefault="00000000">
      <w:pPr>
        <w:pStyle w:val="TOC2"/>
        <w:tabs>
          <w:tab w:val="right" w:pos="9372"/>
        </w:tabs>
        <w:rPr>
          <w:rFonts w:eastAsiaTheme="minorEastAsia" w:cstheme="minorBidi"/>
          <w:i w:val="0"/>
          <w:iCs w:val="0"/>
          <w:noProof/>
          <w:sz w:val="22"/>
          <w:szCs w:val="22"/>
        </w:rPr>
      </w:pPr>
      <w:hyperlink w:anchor="_Toc52020078" w:history="1">
        <w:r w:rsidR="00994780" w:rsidRPr="00A7014A">
          <w:rPr>
            <w:rStyle w:val="Hyperlink"/>
            <w:noProof/>
          </w:rPr>
          <w:t>Downloading FIPEX</w:t>
        </w:r>
        <w:r w:rsidR="00994780">
          <w:rPr>
            <w:noProof/>
            <w:webHidden/>
          </w:rPr>
          <w:t xml:space="preserve"> </w:t>
        </w:r>
        <w:r w:rsidR="00994780">
          <w:rPr>
            <w:noProof/>
            <w:webHidden/>
          </w:rPr>
          <w:fldChar w:fldCharType="begin"/>
        </w:r>
        <w:r w:rsidR="00994780">
          <w:rPr>
            <w:noProof/>
            <w:webHidden/>
          </w:rPr>
          <w:instrText xml:space="preserve"> PAGEREF _Toc52020078 \h </w:instrText>
        </w:r>
        <w:r w:rsidR="00994780">
          <w:rPr>
            <w:noProof/>
            <w:webHidden/>
          </w:rPr>
        </w:r>
        <w:r w:rsidR="00994780">
          <w:rPr>
            <w:noProof/>
            <w:webHidden/>
          </w:rPr>
          <w:fldChar w:fldCharType="separate"/>
        </w:r>
        <w:r w:rsidR="00DE7F1A">
          <w:rPr>
            <w:noProof/>
            <w:webHidden/>
          </w:rPr>
          <w:t>15</w:t>
        </w:r>
        <w:r w:rsidR="00994780">
          <w:rPr>
            <w:noProof/>
            <w:webHidden/>
          </w:rPr>
          <w:fldChar w:fldCharType="end"/>
        </w:r>
      </w:hyperlink>
    </w:p>
    <w:p w14:paraId="37134BE5" w14:textId="029BB0B8" w:rsidR="00994780" w:rsidRDefault="00000000">
      <w:pPr>
        <w:pStyle w:val="TOC2"/>
        <w:tabs>
          <w:tab w:val="right" w:pos="9372"/>
        </w:tabs>
        <w:rPr>
          <w:rFonts w:eastAsiaTheme="minorEastAsia" w:cstheme="minorBidi"/>
          <w:i w:val="0"/>
          <w:iCs w:val="0"/>
          <w:noProof/>
          <w:sz w:val="22"/>
          <w:szCs w:val="22"/>
        </w:rPr>
      </w:pPr>
      <w:hyperlink w:anchor="_Toc52020079" w:history="1">
        <w:r w:rsidR="00994780" w:rsidRPr="00A7014A">
          <w:rPr>
            <w:rStyle w:val="Hyperlink"/>
            <w:noProof/>
          </w:rPr>
          <w:t>Installing FIPEX</w:t>
        </w:r>
        <w:r w:rsidR="00994780">
          <w:rPr>
            <w:noProof/>
            <w:webHidden/>
          </w:rPr>
          <w:t xml:space="preserve"> </w:t>
        </w:r>
        <w:r w:rsidR="00994780">
          <w:rPr>
            <w:noProof/>
            <w:webHidden/>
          </w:rPr>
          <w:fldChar w:fldCharType="begin"/>
        </w:r>
        <w:r w:rsidR="00994780">
          <w:rPr>
            <w:noProof/>
            <w:webHidden/>
          </w:rPr>
          <w:instrText xml:space="preserve"> PAGEREF _Toc52020079 \h </w:instrText>
        </w:r>
        <w:r w:rsidR="00994780">
          <w:rPr>
            <w:noProof/>
            <w:webHidden/>
          </w:rPr>
        </w:r>
        <w:r w:rsidR="00994780">
          <w:rPr>
            <w:noProof/>
            <w:webHidden/>
          </w:rPr>
          <w:fldChar w:fldCharType="separate"/>
        </w:r>
        <w:r w:rsidR="00DE7F1A">
          <w:rPr>
            <w:noProof/>
            <w:webHidden/>
          </w:rPr>
          <w:t>16</w:t>
        </w:r>
        <w:r w:rsidR="00994780">
          <w:rPr>
            <w:noProof/>
            <w:webHidden/>
          </w:rPr>
          <w:fldChar w:fldCharType="end"/>
        </w:r>
      </w:hyperlink>
    </w:p>
    <w:p w14:paraId="7A536070" w14:textId="41822B7F" w:rsidR="00994780" w:rsidRDefault="00000000">
      <w:pPr>
        <w:pStyle w:val="TOC3"/>
        <w:tabs>
          <w:tab w:val="right" w:pos="9372"/>
        </w:tabs>
        <w:rPr>
          <w:rFonts w:eastAsiaTheme="minorEastAsia" w:cstheme="minorBidi"/>
          <w:noProof/>
          <w:sz w:val="22"/>
          <w:szCs w:val="22"/>
        </w:rPr>
      </w:pPr>
      <w:hyperlink w:anchor="_Toc52020080" w:history="1">
        <w:r w:rsidR="00994780" w:rsidRPr="00A7014A">
          <w:rPr>
            <w:rStyle w:val="Hyperlink"/>
            <w:noProof/>
          </w:rPr>
          <w:t>Installing the R Statistical software for Windows</w:t>
        </w:r>
        <w:r w:rsidR="00994780">
          <w:rPr>
            <w:noProof/>
            <w:webHidden/>
          </w:rPr>
          <w:t xml:space="preserve"> </w:t>
        </w:r>
        <w:r w:rsidR="00994780">
          <w:rPr>
            <w:noProof/>
            <w:webHidden/>
          </w:rPr>
          <w:fldChar w:fldCharType="begin"/>
        </w:r>
        <w:r w:rsidR="00994780">
          <w:rPr>
            <w:noProof/>
            <w:webHidden/>
          </w:rPr>
          <w:instrText xml:space="preserve"> PAGEREF _Toc52020080 \h </w:instrText>
        </w:r>
        <w:r w:rsidR="00994780">
          <w:rPr>
            <w:noProof/>
            <w:webHidden/>
          </w:rPr>
        </w:r>
        <w:r w:rsidR="00994780">
          <w:rPr>
            <w:noProof/>
            <w:webHidden/>
          </w:rPr>
          <w:fldChar w:fldCharType="separate"/>
        </w:r>
        <w:r w:rsidR="00DE7F1A">
          <w:rPr>
            <w:noProof/>
            <w:webHidden/>
          </w:rPr>
          <w:t>19</w:t>
        </w:r>
        <w:r w:rsidR="00994780">
          <w:rPr>
            <w:noProof/>
            <w:webHidden/>
          </w:rPr>
          <w:fldChar w:fldCharType="end"/>
        </w:r>
      </w:hyperlink>
    </w:p>
    <w:p w14:paraId="6BA79721" w14:textId="4F0BA966" w:rsidR="00994780" w:rsidRDefault="00000000">
      <w:pPr>
        <w:pStyle w:val="TOC2"/>
        <w:tabs>
          <w:tab w:val="right" w:pos="9372"/>
        </w:tabs>
        <w:rPr>
          <w:rFonts w:eastAsiaTheme="minorEastAsia" w:cstheme="minorBidi"/>
          <w:i w:val="0"/>
          <w:iCs w:val="0"/>
          <w:noProof/>
          <w:sz w:val="22"/>
          <w:szCs w:val="22"/>
        </w:rPr>
      </w:pPr>
      <w:hyperlink w:anchor="_Toc52020081" w:history="1">
        <w:r w:rsidR="00994780" w:rsidRPr="00A7014A">
          <w:rPr>
            <w:rStyle w:val="Hyperlink"/>
            <w:noProof/>
          </w:rPr>
          <w:t>Configuring FIPEX</w:t>
        </w:r>
        <w:r w:rsidR="00994780" w:rsidRPr="00A7014A">
          <w:rPr>
            <w:rStyle w:val="Hyperlink"/>
            <w:noProof/>
            <w:lang w:val="en-US"/>
          </w:rPr>
          <w:t xml:space="preserve"> - Network Build and Options Config Walkthrough</w:t>
        </w:r>
        <w:r w:rsidR="00994780">
          <w:rPr>
            <w:noProof/>
            <w:webHidden/>
          </w:rPr>
          <w:t xml:space="preserve"> </w:t>
        </w:r>
        <w:r w:rsidR="00994780">
          <w:rPr>
            <w:noProof/>
            <w:webHidden/>
          </w:rPr>
          <w:fldChar w:fldCharType="begin"/>
        </w:r>
        <w:r w:rsidR="00994780">
          <w:rPr>
            <w:noProof/>
            <w:webHidden/>
          </w:rPr>
          <w:instrText xml:space="preserve"> PAGEREF _Toc52020081 \h </w:instrText>
        </w:r>
        <w:r w:rsidR="00994780">
          <w:rPr>
            <w:noProof/>
            <w:webHidden/>
          </w:rPr>
        </w:r>
        <w:r w:rsidR="00994780">
          <w:rPr>
            <w:noProof/>
            <w:webHidden/>
          </w:rPr>
          <w:fldChar w:fldCharType="separate"/>
        </w:r>
        <w:r w:rsidR="00DE7F1A">
          <w:rPr>
            <w:noProof/>
            <w:webHidden/>
          </w:rPr>
          <w:t>21</w:t>
        </w:r>
        <w:r w:rsidR="00994780">
          <w:rPr>
            <w:noProof/>
            <w:webHidden/>
          </w:rPr>
          <w:fldChar w:fldCharType="end"/>
        </w:r>
      </w:hyperlink>
    </w:p>
    <w:p w14:paraId="175DC34E" w14:textId="62E1DF10" w:rsidR="00994780" w:rsidRDefault="00000000">
      <w:pPr>
        <w:pStyle w:val="TOC3"/>
        <w:tabs>
          <w:tab w:val="right" w:pos="9372"/>
        </w:tabs>
        <w:rPr>
          <w:rFonts w:eastAsiaTheme="minorEastAsia" w:cstheme="minorBidi"/>
          <w:noProof/>
          <w:sz w:val="22"/>
          <w:szCs w:val="22"/>
        </w:rPr>
      </w:pPr>
      <w:hyperlink w:anchor="_Toc52020082" w:history="1">
        <w:r w:rsidR="00994780" w:rsidRPr="00A7014A">
          <w:rPr>
            <w:rStyle w:val="Hyperlink"/>
            <w:noProof/>
          </w:rPr>
          <w:t>Network Creation</w:t>
        </w:r>
        <w:r w:rsidR="00994780">
          <w:rPr>
            <w:noProof/>
            <w:webHidden/>
          </w:rPr>
          <w:t xml:space="preserve"> </w:t>
        </w:r>
        <w:r w:rsidR="00994780">
          <w:rPr>
            <w:noProof/>
            <w:webHidden/>
          </w:rPr>
          <w:fldChar w:fldCharType="begin"/>
        </w:r>
        <w:r w:rsidR="00994780">
          <w:rPr>
            <w:noProof/>
            <w:webHidden/>
          </w:rPr>
          <w:instrText xml:space="preserve"> PAGEREF _Toc52020082 \h </w:instrText>
        </w:r>
        <w:r w:rsidR="00994780">
          <w:rPr>
            <w:noProof/>
            <w:webHidden/>
          </w:rPr>
        </w:r>
        <w:r w:rsidR="00994780">
          <w:rPr>
            <w:noProof/>
            <w:webHidden/>
          </w:rPr>
          <w:fldChar w:fldCharType="separate"/>
        </w:r>
        <w:r w:rsidR="00DE7F1A">
          <w:rPr>
            <w:noProof/>
            <w:webHidden/>
          </w:rPr>
          <w:t>22</w:t>
        </w:r>
        <w:r w:rsidR="00994780">
          <w:rPr>
            <w:noProof/>
            <w:webHidden/>
          </w:rPr>
          <w:fldChar w:fldCharType="end"/>
        </w:r>
      </w:hyperlink>
    </w:p>
    <w:p w14:paraId="031A339F" w14:textId="7A9A201A" w:rsidR="00994780" w:rsidRDefault="00000000">
      <w:pPr>
        <w:pStyle w:val="TOC3"/>
        <w:tabs>
          <w:tab w:val="right" w:pos="9372"/>
        </w:tabs>
        <w:rPr>
          <w:rFonts w:eastAsiaTheme="minorEastAsia" w:cstheme="minorBidi"/>
          <w:noProof/>
          <w:sz w:val="22"/>
          <w:szCs w:val="22"/>
        </w:rPr>
      </w:pPr>
      <w:hyperlink w:anchor="_Toc52020083" w:history="1">
        <w:r w:rsidR="00994780" w:rsidRPr="00A7014A">
          <w:rPr>
            <w:rStyle w:val="Hyperlink"/>
            <w:noProof/>
          </w:rPr>
          <w:t>Quality Control</w:t>
        </w:r>
        <w:r w:rsidR="00994780">
          <w:rPr>
            <w:noProof/>
            <w:webHidden/>
          </w:rPr>
          <w:t xml:space="preserve"> </w:t>
        </w:r>
        <w:r w:rsidR="00994780">
          <w:rPr>
            <w:noProof/>
            <w:webHidden/>
          </w:rPr>
          <w:fldChar w:fldCharType="begin"/>
        </w:r>
        <w:r w:rsidR="00994780">
          <w:rPr>
            <w:noProof/>
            <w:webHidden/>
          </w:rPr>
          <w:instrText xml:space="preserve"> PAGEREF _Toc52020083 \h </w:instrText>
        </w:r>
        <w:r w:rsidR="00994780">
          <w:rPr>
            <w:noProof/>
            <w:webHidden/>
          </w:rPr>
        </w:r>
        <w:r w:rsidR="00994780">
          <w:rPr>
            <w:noProof/>
            <w:webHidden/>
          </w:rPr>
          <w:fldChar w:fldCharType="separate"/>
        </w:r>
        <w:r w:rsidR="00DE7F1A">
          <w:rPr>
            <w:noProof/>
            <w:webHidden/>
          </w:rPr>
          <w:t>25</w:t>
        </w:r>
        <w:r w:rsidR="00994780">
          <w:rPr>
            <w:noProof/>
            <w:webHidden/>
          </w:rPr>
          <w:fldChar w:fldCharType="end"/>
        </w:r>
      </w:hyperlink>
    </w:p>
    <w:p w14:paraId="1F3B1BA7" w14:textId="5E012D9A" w:rsidR="00994780" w:rsidRDefault="00000000">
      <w:pPr>
        <w:pStyle w:val="TOC3"/>
        <w:tabs>
          <w:tab w:val="right" w:pos="9372"/>
        </w:tabs>
        <w:rPr>
          <w:rFonts w:eastAsiaTheme="minorEastAsia" w:cstheme="minorBidi"/>
          <w:noProof/>
          <w:sz w:val="22"/>
          <w:szCs w:val="22"/>
        </w:rPr>
      </w:pPr>
      <w:hyperlink w:anchor="_Toc52020084" w:history="1">
        <w:r w:rsidR="00994780" w:rsidRPr="00A7014A">
          <w:rPr>
            <w:rStyle w:val="Hyperlink"/>
            <w:noProof/>
          </w:rPr>
          <w:t>Set up the FIPEX Options</w:t>
        </w:r>
        <w:r w:rsidR="00994780">
          <w:rPr>
            <w:noProof/>
            <w:webHidden/>
          </w:rPr>
          <w:t xml:space="preserve"> </w:t>
        </w:r>
        <w:r w:rsidR="00994780">
          <w:rPr>
            <w:noProof/>
            <w:webHidden/>
          </w:rPr>
          <w:fldChar w:fldCharType="begin"/>
        </w:r>
        <w:r w:rsidR="00994780">
          <w:rPr>
            <w:noProof/>
            <w:webHidden/>
          </w:rPr>
          <w:instrText xml:space="preserve"> PAGEREF _Toc52020084 \h </w:instrText>
        </w:r>
        <w:r w:rsidR="00994780">
          <w:rPr>
            <w:noProof/>
            <w:webHidden/>
          </w:rPr>
        </w:r>
        <w:r w:rsidR="00994780">
          <w:rPr>
            <w:noProof/>
            <w:webHidden/>
          </w:rPr>
          <w:fldChar w:fldCharType="separate"/>
        </w:r>
        <w:r w:rsidR="00DE7F1A">
          <w:rPr>
            <w:noProof/>
            <w:webHidden/>
          </w:rPr>
          <w:t>26</w:t>
        </w:r>
        <w:r w:rsidR="00994780">
          <w:rPr>
            <w:noProof/>
            <w:webHidden/>
          </w:rPr>
          <w:fldChar w:fldCharType="end"/>
        </w:r>
      </w:hyperlink>
    </w:p>
    <w:p w14:paraId="39A094B0" w14:textId="0CD8FB34" w:rsidR="00994780" w:rsidRDefault="00000000">
      <w:pPr>
        <w:pStyle w:val="TOC3"/>
        <w:tabs>
          <w:tab w:val="right" w:pos="9372"/>
        </w:tabs>
        <w:rPr>
          <w:rFonts w:eastAsiaTheme="minorEastAsia" w:cstheme="minorBidi"/>
          <w:noProof/>
          <w:sz w:val="22"/>
          <w:szCs w:val="22"/>
        </w:rPr>
      </w:pPr>
      <w:hyperlink w:anchor="_Toc52020085" w:history="1">
        <w:r w:rsidR="00994780" w:rsidRPr="00A7014A">
          <w:rPr>
            <w:rStyle w:val="Hyperlink"/>
            <w:noProof/>
          </w:rPr>
          <w:t>Run a One-Click (One Barrier) analysis</w:t>
        </w:r>
        <w:r w:rsidR="00994780">
          <w:rPr>
            <w:noProof/>
            <w:webHidden/>
          </w:rPr>
          <w:t xml:space="preserve"> </w:t>
        </w:r>
        <w:r w:rsidR="00994780">
          <w:rPr>
            <w:noProof/>
            <w:webHidden/>
          </w:rPr>
          <w:fldChar w:fldCharType="begin"/>
        </w:r>
        <w:r w:rsidR="00994780">
          <w:rPr>
            <w:noProof/>
            <w:webHidden/>
          </w:rPr>
          <w:instrText xml:space="preserve"> PAGEREF _Toc52020085 \h </w:instrText>
        </w:r>
        <w:r w:rsidR="00994780">
          <w:rPr>
            <w:noProof/>
            <w:webHidden/>
          </w:rPr>
        </w:r>
        <w:r w:rsidR="00994780">
          <w:rPr>
            <w:noProof/>
            <w:webHidden/>
          </w:rPr>
          <w:fldChar w:fldCharType="separate"/>
        </w:r>
        <w:r w:rsidR="00DE7F1A">
          <w:rPr>
            <w:noProof/>
            <w:webHidden/>
          </w:rPr>
          <w:t>28</w:t>
        </w:r>
        <w:r w:rsidR="00994780">
          <w:rPr>
            <w:noProof/>
            <w:webHidden/>
          </w:rPr>
          <w:fldChar w:fldCharType="end"/>
        </w:r>
      </w:hyperlink>
    </w:p>
    <w:p w14:paraId="6074E533" w14:textId="0970FAE0" w:rsidR="00994780" w:rsidRDefault="00000000">
      <w:pPr>
        <w:pStyle w:val="TOC2"/>
        <w:tabs>
          <w:tab w:val="right" w:pos="9372"/>
        </w:tabs>
        <w:rPr>
          <w:rFonts w:eastAsiaTheme="minorEastAsia" w:cstheme="minorBidi"/>
          <w:i w:val="0"/>
          <w:iCs w:val="0"/>
          <w:noProof/>
          <w:sz w:val="22"/>
          <w:szCs w:val="22"/>
        </w:rPr>
      </w:pPr>
      <w:hyperlink w:anchor="_Toc52020086" w:history="1">
        <w:r w:rsidR="00994780" w:rsidRPr="00A7014A">
          <w:rPr>
            <w:rStyle w:val="Hyperlink"/>
            <w:noProof/>
            <w:lang w:val="en-US"/>
          </w:rPr>
          <w:t>Uninstalling FIPEX</w:t>
        </w:r>
        <w:r w:rsidR="00994780">
          <w:rPr>
            <w:noProof/>
            <w:webHidden/>
          </w:rPr>
          <w:t xml:space="preserve"> </w:t>
        </w:r>
        <w:r w:rsidR="00994780">
          <w:rPr>
            <w:noProof/>
            <w:webHidden/>
          </w:rPr>
          <w:fldChar w:fldCharType="begin"/>
        </w:r>
        <w:r w:rsidR="00994780">
          <w:rPr>
            <w:noProof/>
            <w:webHidden/>
          </w:rPr>
          <w:instrText xml:space="preserve"> PAGEREF _Toc52020086 \h </w:instrText>
        </w:r>
        <w:r w:rsidR="00994780">
          <w:rPr>
            <w:noProof/>
            <w:webHidden/>
          </w:rPr>
        </w:r>
        <w:r w:rsidR="00994780">
          <w:rPr>
            <w:noProof/>
            <w:webHidden/>
          </w:rPr>
          <w:fldChar w:fldCharType="separate"/>
        </w:r>
        <w:r w:rsidR="00DE7F1A">
          <w:rPr>
            <w:noProof/>
            <w:webHidden/>
          </w:rPr>
          <w:t>30</w:t>
        </w:r>
        <w:r w:rsidR="00994780">
          <w:rPr>
            <w:noProof/>
            <w:webHidden/>
          </w:rPr>
          <w:fldChar w:fldCharType="end"/>
        </w:r>
      </w:hyperlink>
    </w:p>
    <w:p w14:paraId="7F89B761" w14:textId="319F77C4" w:rsidR="00994780" w:rsidRDefault="00000000">
      <w:pPr>
        <w:pStyle w:val="TOC1"/>
        <w:tabs>
          <w:tab w:val="right" w:pos="9372"/>
        </w:tabs>
        <w:rPr>
          <w:rFonts w:eastAsiaTheme="minorEastAsia" w:cstheme="minorBidi"/>
          <w:b w:val="0"/>
          <w:bCs w:val="0"/>
          <w:noProof/>
          <w:sz w:val="22"/>
          <w:szCs w:val="22"/>
        </w:rPr>
      </w:pPr>
      <w:hyperlink w:anchor="_Toc52020087" w:history="1">
        <w:r w:rsidR="00994780" w:rsidRPr="00A7014A">
          <w:rPr>
            <w:rStyle w:val="Hyperlink"/>
            <w:noProof/>
            <w:lang w:val="en-US"/>
          </w:rPr>
          <w:t>5. Detailed Overview of</w:t>
        </w:r>
        <w:r w:rsidR="00994780" w:rsidRPr="00A7014A">
          <w:rPr>
            <w:rStyle w:val="Hyperlink"/>
            <w:noProof/>
          </w:rPr>
          <w:t xml:space="preserve"> FIPEX Toolset</w:t>
        </w:r>
        <w:r w:rsidR="00994780">
          <w:rPr>
            <w:noProof/>
            <w:webHidden/>
          </w:rPr>
          <w:t xml:space="preserve"> </w:t>
        </w:r>
        <w:r w:rsidR="00994780">
          <w:rPr>
            <w:noProof/>
            <w:webHidden/>
          </w:rPr>
          <w:fldChar w:fldCharType="begin"/>
        </w:r>
        <w:r w:rsidR="00994780">
          <w:rPr>
            <w:noProof/>
            <w:webHidden/>
          </w:rPr>
          <w:instrText xml:space="preserve"> PAGEREF _Toc52020087 \h </w:instrText>
        </w:r>
        <w:r w:rsidR="00994780">
          <w:rPr>
            <w:noProof/>
            <w:webHidden/>
          </w:rPr>
        </w:r>
        <w:r w:rsidR="00994780">
          <w:rPr>
            <w:noProof/>
            <w:webHidden/>
          </w:rPr>
          <w:fldChar w:fldCharType="separate"/>
        </w:r>
        <w:r w:rsidR="00DE7F1A">
          <w:rPr>
            <w:noProof/>
            <w:webHidden/>
          </w:rPr>
          <w:t>32</w:t>
        </w:r>
        <w:r w:rsidR="00994780">
          <w:rPr>
            <w:noProof/>
            <w:webHidden/>
          </w:rPr>
          <w:fldChar w:fldCharType="end"/>
        </w:r>
      </w:hyperlink>
    </w:p>
    <w:p w14:paraId="614D0CFB" w14:textId="348682BA" w:rsidR="00994780" w:rsidRDefault="00000000">
      <w:pPr>
        <w:pStyle w:val="TOC2"/>
        <w:tabs>
          <w:tab w:val="right" w:pos="9372"/>
        </w:tabs>
        <w:rPr>
          <w:rFonts w:eastAsiaTheme="minorEastAsia" w:cstheme="minorBidi"/>
          <w:i w:val="0"/>
          <w:iCs w:val="0"/>
          <w:noProof/>
          <w:sz w:val="22"/>
          <w:szCs w:val="22"/>
        </w:rPr>
      </w:pPr>
      <w:hyperlink w:anchor="_Toc52020088" w:history="1">
        <w:r w:rsidR="00994780" w:rsidRPr="00A7014A">
          <w:rPr>
            <w:rStyle w:val="Hyperlink"/>
            <w:noProof/>
          </w:rPr>
          <w:t>Basic Features</w:t>
        </w:r>
        <w:r w:rsidR="00994780">
          <w:rPr>
            <w:noProof/>
            <w:webHidden/>
          </w:rPr>
          <w:t xml:space="preserve"> </w:t>
        </w:r>
        <w:r w:rsidR="00994780">
          <w:rPr>
            <w:noProof/>
            <w:webHidden/>
          </w:rPr>
          <w:fldChar w:fldCharType="begin"/>
        </w:r>
        <w:r w:rsidR="00994780">
          <w:rPr>
            <w:noProof/>
            <w:webHidden/>
          </w:rPr>
          <w:instrText xml:space="preserve"> PAGEREF _Toc52020088 \h </w:instrText>
        </w:r>
        <w:r w:rsidR="00994780">
          <w:rPr>
            <w:noProof/>
            <w:webHidden/>
          </w:rPr>
        </w:r>
        <w:r w:rsidR="00994780">
          <w:rPr>
            <w:noProof/>
            <w:webHidden/>
          </w:rPr>
          <w:fldChar w:fldCharType="separate"/>
        </w:r>
        <w:r w:rsidR="00DE7F1A">
          <w:rPr>
            <w:noProof/>
            <w:webHidden/>
          </w:rPr>
          <w:t>32</w:t>
        </w:r>
        <w:r w:rsidR="00994780">
          <w:rPr>
            <w:noProof/>
            <w:webHidden/>
          </w:rPr>
          <w:fldChar w:fldCharType="end"/>
        </w:r>
      </w:hyperlink>
    </w:p>
    <w:p w14:paraId="63F7E60D" w14:textId="0AAC7A95" w:rsidR="00994780" w:rsidRDefault="00000000">
      <w:pPr>
        <w:pStyle w:val="TOC3"/>
        <w:tabs>
          <w:tab w:val="right" w:pos="9372"/>
        </w:tabs>
        <w:rPr>
          <w:rFonts w:eastAsiaTheme="minorEastAsia" w:cstheme="minorBidi"/>
          <w:noProof/>
          <w:sz w:val="22"/>
          <w:szCs w:val="22"/>
        </w:rPr>
      </w:pPr>
      <w:hyperlink w:anchor="_Toc52020089" w:history="1">
        <w:r w:rsidR="00994780" w:rsidRPr="00A7014A">
          <w:rPr>
            <w:rStyle w:val="Hyperlink"/>
            <w:noProof/>
          </w:rPr>
          <w:t>Analysis Types</w:t>
        </w:r>
        <w:r w:rsidR="00994780">
          <w:rPr>
            <w:noProof/>
            <w:webHidden/>
          </w:rPr>
          <w:t xml:space="preserve"> </w:t>
        </w:r>
        <w:r w:rsidR="00994780">
          <w:rPr>
            <w:noProof/>
            <w:webHidden/>
          </w:rPr>
          <w:fldChar w:fldCharType="begin"/>
        </w:r>
        <w:r w:rsidR="00994780">
          <w:rPr>
            <w:noProof/>
            <w:webHidden/>
          </w:rPr>
          <w:instrText xml:space="preserve"> PAGEREF _Toc52020089 \h </w:instrText>
        </w:r>
        <w:r w:rsidR="00994780">
          <w:rPr>
            <w:noProof/>
            <w:webHidden/>
          </w:rPr>
        </w:r>
        <w:r w:rsidR="00994780">
          <w:rPr>
            <w:noProof/>
            <w:webHidden/>
          </w:rPr>
          <w:fldChar w:fldCharType="separate"/>
        </w:r>
        <w:r w:rsidR="00DE7F1A">
          <w:rPr>
            <w:noProof/>
            <w:webHidden/>
          </w:rPr>
          <w:t>33</w:t>
        </w:r>
        <w:r w:rsidR="00994780">
          <w:rPr>
            <w:noProof/>
            <w:webHidden/>
          </w:rPr>
          <w:fldChar w:fldCharType="end"/>
        </w:r>
      </w:hyperlink>
    </w:p>
    <w:p w14:paraId="38417E01" w14:textId="69708971" w:rsidR="00994780" w:rsidRDefault="00000000">
      <w:pPr>
        <w:pStyle w:val="TOC3"/>
        <w:tabs>
          <w:tab w:val="right" w:pos="9372"/>
        </w:tabs>
        <w:rPr>
          <w:rFonts w:eastAsiaTheme="minorEastAsia" w:cstheme="minorBidi"/>
          <w:noProof/>
          <w:sz w:val="22"/>
          <w:szCs w:val="22"/>
        </w:rPr>
      </w:pPr>
      <w:hyperlink w:anchor="_Toc52020090" w:history="1">
        <w:r w:rsidR="00994780" w:rsidRPr="00A7014A">
          <w:rPr>
            <w:rStyle w:val="Hyperlink"/>
            <w:noProof/>
          </w:rPr>
          <w:t>Classes</w:t>
        </w:r>
        <w:r w:rsidR="00994780">
          <w:rPr>
            <w:noProof/>
            <w:webHidden/>
          </w:rPr>
          <w:t xml:space="preserve"> </w:t>
        </w:r>
        <w:r w:rsidR="00994780">
          <w:rPr>
            <w:noProof/>
            <w:webHidden/>
          </w:rPr>
          <w:fldChar w:fldCharType="begin"/>
        </w:r>
        <w:r w:rsidR="00994780">
          <w:rPr>
            <w:noProof/>
            <w:webHidden/>
          </w:rPr>
          <w:instrText xml:space="preserve"> PAGEREF _Toc52020090 \h </w:instrText>
        </w:r>
        <w:r w:rsidR="00994780">
          <w:rPr>
            <w:noProof/>
            <w:webHidden/>
          </w:rPr>
        </w:r>
        <w:r w:rsidR="00994780">
          <w:rPr>
            <w:noProof/>
            <w:webHidden/>
          </w:rPr>
          <w:fldChar w:fldCharType="separate"/>
        </w:r>
        <w:r w:rsidR="00DE7F1A">
          <w:rPr>
            <w:noProof/>
            <w:webHidden/>
          </w:rPr>
          <w:t>35</w:t>
        </w:r>
        <w:r w:rsidR="00994780">
          <w:rPr>
            <w:noProof/>
            <w:webHidden/>
          </w:rPr>
          <w:fldChar w:fldCharType="end"/>
        </w:r>
      </w:hyperlink>
    </w:p>
    <w:p w14:paraId="438BBAD0" w14:textId="78B51887" w:rsidR="00994780" w:rsidRDefault="00000000">
      <w:pPr>
        <w:pStyle w:val="TOC3"/>
        <w:tabs>
          <w:tab w:val="right" w:pos="9372"/>
        </w:tabs>
        <w:rPr>
          <w:rFonts w:eastAsiaTheme="minorEastAsia" w:cstheme="minorBidi"/>
          <w:noProof/>
          <w:sz w:val="22"/>
          <w:szCs w:val="22"/>
        </w:rPr>
      </w:pPr>
      <w:hyperlink w:anchor="_Toc52020091" w:history="1">
        <w:r w:rsidR="00994780" w:rsidRPr="00A7014A">
          <w:rPr>
            <w:rStyle w:val="Hyperlink"/>
            <w:noProof/>
          </w:rPr>
          <w:t>Exclusions</w:t>
        </w:r>
        <w:r w:rsidR="00994780">
          <w:rPr>
            <w:noProof/>
            <w:webHidden/>
          </w:rPr>
          <w:t xml:space="preserve"> </w:t>
        </w:r>
        <w:r w:rsidR="00994780">
          <w:rPr>
            <w:noProof/>
            <w:webHidden/>
          </w:rPr>
          <w:fldChar w:fldCharType="begin"/>
        </w:r>
        <w:r w:rsidR="00994780">
          <w:rPr>
            <w:noProof/>
            <w:webHidden/>
          </w:rPr>
          <w:instrText xml:space="preserve"> PAGEREF _Toc52020091 \h </w:instrText>
        </w:r>
        <w:r w:rsidR="00994780">
          <w:rPr>
            <w:noProof/>
            <w:webHidden/>
          </w:rPr>
        </w:r>
        <w:r w:rsidR="00994780">
          <w:rPr>
            <w:noProof/>
            <w:webHidden/>
          </w:rPr>
          <w:fldChar w:fldCharType="separate"/>
        </w:r>
        <w:r w:rsidR="00DE7F1A">
          <w:rPr>
            <w:noProof/>
            <w:webHidden/>
          </w:rPr>
          <w:t>35</w:t>
        </w:r>
        <w:r w:rsidR="00994780">
          <w:rPr>
            <w:noProof/>
            <w:webHidden/>
          </w:rPr>
          <w:fldChar w:fldCharType="end"/>
        </w:r>
      </w:hyperlink>
    </w:p>
    <w:p w14:paraId="628A9E38" w14:textId="45654E8C" w:rsidR="00994780" w:rsidRDefault="00000000">
      <w:pPr>
        <w:pStyle w:val="TOC3"/>
        <w:tabs>
          <w:tab w:val="right" w:pos="9372"/>
        </w:tabs>
        <w:rPr>
          <w:rFonts w:eastAsiaTheme="minorEastAsia" w:cstheme="minorBidi"/>
          <w:noProof/>
          <w:sz w:val="22"/>
          <w:szCs w:val="22"/>
        </w:rPr>
      </w:pPr>
      <w:hyperlink w:anchor="_Toc52020092" w:history="1">
        <w:r w:rsidR="00994780" w:rsidRPr="00A7014A">
          <w:rPr>
            <w:rStyle w:val="Hyperlink"/>
            <w:noProof/>
          </w:rPr>
          <w:t>Polygon Inclusion</w:t>
        </w:r>
        <w:r w:rsidR="00994780">
          <w:rPr>
            <w:noProof/>
            <w:webHidden/>
          </w:rPr>
          <w:t xml:space="preserve"> </w:t>
        </w:r>
        <w:r w:rsidR="00994780">
          <w:rPr>
            <w:noProof/>
            <w:webHidden/>
          </w:rPr>
          <w:fldChar w:fldCharType="begin"/>
        </w:r>
        <w:r w:rsidR="00994780">
          <w:rPr>
            <w:noProof/>
            <w:webHidden/>
          </w:rPr>
          <w:instrText xml:space="preserve"> PAGEREF _Toc52020092 \h </w:instrText>
        </w:r>
        <w:r w:rsidR="00994780">
          <w:rPr>
            <w:noProof/>
            <w:webHidden/>
          </w:rPr>
        </w:r>
        <w:r w:rsidR="00994780">
          <w:rPr>
            <w:noProof/>
            <w:webHidden/>
          </w:rPr>
          <w:fldChar w:fldCharType="separate"/>
        </w:r>
        <w:r w:rsidR="00DE7F1A">
          <w:rPr>
            <w:noProof/>
            <w:webHidden/>
          </w:rPr>
          <w:t>35</w:t>
        </w:r>
        <w:r w:rsidR="00994780">
          <w:rPr>
            <w:noProof/>
            <w:webHidden/>
          </w:rPr>
          <w:fldChar w:fldCharType="end"/>
        </w:r>
      </w:hyperlink>
    </w:p>
    <w:p w14:paraId="7AE4B051" w14:textId="767CB603" w:rsidR="00994780" w:rsidRDefault="00000000">
      <w:pPr>
        <w:pStyle w:val="TOC2"/>
        <w:tabs>
          <w:tab w:val="right" w:pos="9372"/>
        </w:tabs>
        <w:rPr>
          <w:rFonts w:eastAsiaTheme="minorEastAsia" w:cstheme="minorBidi"/>
          <w:i w:val="0"/>
          <w:iCs w:val="0"/>
          <w:noProof/>
          <w:sz w:val="22"/>
          <w:szCs w:val="22"/>
        </w:rPr>
      </w:pPr>
      <w:hyperlink w:anchor="_Toc52020093" w:history="1">
        <w:r w:rsidR="00994780" w:rsidRPr="00A7014A">
          <w:rPr>
            <w:rStyle w:val="Hyperlink"/>
            <w:noProof/>
          </w:rPr>
          <w:t>Advanced Features</w:t>
        </w:r>
        <w:r w:rsidR="00994780">
          <w:rPr>
            <w:noProof/>
            <w:webHidden/>
          </w:rPr>
          <w:t xml:space="preserve"> </w:t>
        </w:r>
        <w:r w:rsidR="00994780">
          <w:rPr>
            <w:noProof/>
            <w:webHidden/>
          </w:rPr>
          <w:fldChar w:fldCharType="begin"/>
        </w:r>
        <w:r w:rsidR="00994780">
          <w:rPr>
            <w:noProof/>
            <w:webHidden/>
          </w:rPr>
          <w:instrText xml:space="preserve"> PAGEREF _Toc52020093 \h </w:instrText>
        </w:r>
        <w:r w:rsidR="00994780">
          <w:rPr>
            <w:noProof/>
            <w:webHidden/>
          </w:rPr>
        </w:r>
        <w:r w:rsidR="00994780">
          <w:rPr>
            <w:noProof/>
            <w:webHidden/>
          </w:rPr>
          <w:fldChar w:fldCharType="separate"/>
        </w:r>
        <w:r w:rsidR="00DE7F1A">
          <w:rPr>
            <w:noProof/>
            <w:webHidden/>
          </w:rPr>
          <w:t>37</w:t>
        </w:r>
        <w:r w:rsidR="00994780">
          <w:rPr>
            <w:noProof/>
            <w:webHidden/>
          </w:rPr>
          <w:fldChar w:fldCharType="end"/>
        </w:r>
      </w:hyperlink>
    </w:p>
    <w:p w14:paraId="324D1BCC" w14:textId="53165367" w:rsidR="00994780" w:rsidRDefault="00000000">
      <w:pPr>
        <w:pStyle w:val="TOC3"/>
        <w:tabs>
          <w:tab w:val="right" w:pos="9372"/>
        </w:tabs>
        <w:rPr>
          <w:rFonts w:eastAsiaTheme="minorEastAsia" w:cstheme="minorBidi"/>
          <w:noProof/>
          <w:sz w:val="22"/>
          <w:szCs w:val="22"/>
        </w:rPr>
      </w:pPr>
      <w:hyperlink w:anchor="_Toc52020094" w:history="1">
        <w:r w:rsidR="00994780" w:rsidRPr="00A7014A">
          <w:rPr>
            <w:rStyle w:val="Hyperlink"/>
            <w:noProof/>
          </w:rPr>
          <w:t>"Order" of analysis</w:t>
        </w:r>
        <w:r w:rsidR="00994780">
          <w:rPr>
            <w:noProof/>
            <w:webHidden/>
          </w:rPr>
          <w:t xml:space="preserve"> </w:t>
        </w:r>
        <w:r w:rsidR="00994780">
          <w:rPr>
            <w:noProof/>
            <w:webHidden/>
          </w:rPr>
          <w:fldChar w:fldCharType="begin"/>
        </w:r>
        <w:r w:rsidR="00994780">
          <w:rPr>
            <w:noProof/>
            <w:webHidden/>
          </w:rPr>
          <w:instrText xml:space="preserve"> PAGEREF _Toc52020094 \h </w:instrText>
        </w:r>
        <w:r w:rsidR="00994780">
          <w:rPr>
            <w:noProof/>
            <w:webHidden/>
          </w:rPr>
        </w:r>
        <w:r w:rsidR="00994780">
          <w:rPr>
            <w:noProof/>
            <w:webHidden/>
          </w:rPr>
          <w:fldChar w:fldCharType="separate"/>
        </w:r>
        <w:r w:rsidR="00DE7F1A">
          <w:rPr>
            <w:noProof/>
            <w:webHidden/>
          </w:rPr>
          <w:t>39</w:t>
        </w:r>
        <w:r w:rsidR="00994780">
          <w:rPr>
            <w:noProof/>
            <w:webHidden/>
          </w:rPr>
          <w:fldChar w:fldCharType="end"/>
        </w:r>
      </w:hyperlink>
    </w:p>
    <w:p w14:paraId="53302B10" w14:textId="4CE47B6E" w:rsidR="00994780" w:rsidRDefault="00000000">
      <w:pPr>
        <w:pStyle w:val="TOC3"/>
        <w:tabs>
          <w:tab w:val="right" w:pos="9372"/>
        </w:tabs>
        <w:rPr>
          <w:rFonts w:eastAsiaTheme="minorEastAsia" w:cstheme="minorBidi"/>
          <w:noProof/>
          <w:sz w:val="22"/>
          <w:szCs w:val="22"/>
        </w:rPr>
      </w:pPr>
      <w:hyperlink w:anchor="_Toc52020095" w:history="1">
        <w:r w:rsidR="00994780" w:rsidRPr="00A7014A">
          <w:rPr>
            <w:rStyle w:val="Hyperlink"/>
            <w:noProof/>
          </w:rPr>
          <w:t>Analysis Direction</w:t>
        </w:r>
        <w:r w:rsidR="00994780">
          <w:rPr>
            <w:noProof/>
            <w:webHidden/>
          </w:rPr>
          <w:t xml:space="preserve"> </w:t>
        </w:r>
        <w:r w:rsidR="00994780">
          <w:rPr>
            <w:noProof/>
            <w:webHidden/>
          </w:rPr>
          <w:fldChar w:fldCharType="begin"/>
        </w:r>
        <w:r w:rsidR="00994780">
          <w:rPr>
            <w:noProof/>
            <w:webHidden/>
          </w:rPr>
          <w:instrText xml:space="preserve"> PAGEREF _Toc52020095 \h </w:instrText>
        </w:r>
        <w:r w:rsidR="00994780">
          <w:rPr>
            <w:noProof/>
            <w:webHidden/>
          </w:rPr>
        </w:r>
        <w:r w:rsidR="00994780">
          <w:rPr>
            <w:noProof/>
            <w:webHidden/>
          </w:rPr>
          <w:fldChar w:fldCharType="separate"/>
        </w:r>
        <w:r w:rsidR="00DE7F1A">
          <w:rPr>
            <w:noProof/>
            <w:webHidden/>
          </w:rPr>
          <w:t>40</w:t>
        </w:r>
        <w:r w:rsidR="00994780">
          <w:rPr>
            <w:noProof/>
            <w:webHidden/>
          </w:rPr>
          <w:fldChar w:fldCharType="end"/>
        </w:r>
      </w:hyperlink>
    </w:p>
    <w:p w14:paraId="79F0E95D" w14:textId="2587BCE9" w:rsidR="00994780" w:rsidRDefault="00000000">
      <w:pPr>
        <w:pStyle w:val="TOC3"/>
        <w:tabs>
          <w:tab w:val="right" w:pos="9372"/>
        </w:tabs>
        <w:rPr>
          <w:rFonts w:eastAsiaTheme="minorEastAsia" w:cstheme="minorBidi"/>
          <w:noProof/>
          <w:sz w:val="22"/>
          <w:szCs w:val="22"/>
        </w:rPr>
      </w:pPr>
      <w:hyperlink w:anchor="_Toc52020096" w:history="1">
        <w:r w:rsidR="00994780" w:rsidRPr="00A7014A">
          <w:rPr>
            <w:rStyle w:val="Hyperlink"/>
            <w:noProof/>
          </w:rPr>
          <w:t>Output to DBF Tables</w:t>
        </w:r>
        <w:r w:rsidR="00994780">
          <w:rPr>
            <w:noProof/>
            <w:webHidden/>
          </w:rPr>
          <w:t xml:space="preserve"> </w:t>
        </w:r>
        <w:r w:rsidR="00994780">
          <w:rPr>
            <w:noProof/>
            <w:webHidden/>
          </w:rPr>
          <w:fldChar w:fldCharType="begin"/>
        </w:r>
        <w:r w:rsidR="00994780">
          <w:rPr>
            <w:noProof/>
            <w:webHidden/>
          </w:rPr>
          <w:instrText xml:space="preserve"> PAGEREF _Toc52020096 \h </w:instrText>
        </w:r>
        <w:r w:rsidR="00994780">
          <w:rPr>
            <w:noProof/>
            <w:webHidden/>
          </w:rPr>
        </w:r>
        <w:r w:rsidR="00994780">
          <w:rPr>
            <w:noProof/>
            <w:webHidden/>
          </w:rPr>
          <w:fldChar w:fldCharType="separate"/>
        </w:r>
        <w:r w:rsidR="00DE7F1A">
          <w:rPr>
            <w:noProof/>
            <w:webHidden/>
          </w:rPr>
          <w:t>40</w:t>
        </w:r>
        <w:r w:rsidR="00994780">
          <w:rPr>
            <w:noProof/>
            <w:webHidden/>
          </w:rPr>
          <w:fldChar w:fldCharType="end"/>
        </w:r>
      </w:hyperlink>
    </w:p>
    <w:p w14:paraId="2A358BD9" w14:textId="0063DF97" w:rsidR="00994780" w:rsidRDefault="00000000">
      <w:pPr>
        <w:pStyle w:val="TOC3"/>
        <w:tabs>
          <w:tab w:val="right" w:pos="9372"/>
        </w:tabs>
        <w:rPr>
          <w:rFonts w:eastAsiaTheme="minorEastAsia" w:cstheme="minorBidi"/>
          <w:noProof/>
          <w:sz w:val="22"/>
          <w:szCs w:val="22"/>
        </w:rPr>
      </w:pPr>
      <w:hyperlink w:anchor="_Toc52020097" w:history="1">
        <w:r w:rsidR="00994780" w:rsidRPr="00A7014A">
          <w:rPr>
            <w:rStyle w:val="Hyperlink"/>
            <w:noProof/>
          </w:rPr>
          <w:t>DCI Calculation</w:t>
        </w:r>
        <w:r w:rsidR="00994780">
          <w:rPr>
            <w:noProof/>
            <w:webHidden/>
          </w:rPr>
          <w:t xml:space="preserve"> </w:t>
        </w:r>
        <w:r w:rsidR="00994780">
          <w:rPr>
            <w:noProof/>
            <w:webHidden/>
          </w:rPr>
          <w:fldChar w:fldCharType="begin"/>
        </w:r>
        <w:r w:rsidR="00994780">
          <w:rPr>
            <w:noProof/>
            <w:webHidden/>
          </w:rPr>
          <w:instrText xml:space="preserve"> PAGEREF _Toc52020097 \h </w:instrText>
        </w:r>
        <w:r w:rsidR="00994780">
          <w:rPr>
            <w:noProof/>
            <w:webHidden/>
          </w:rPr>
        </w:r>
        <w:r w:rsidR="00994780">
          <w:rPr>
            <w:noProof/>
            <w:webHidden/>
          </w:rPr>
          <w:fldChar w:fldCharType="separate"/>
        </w:r>
        <w:r w:rsidR="00DE7F1A">
          <w:rPr>
            <w:noProof/>
            <w:webHidden/>
          </w:rPr>
          <w:t>40</w:t>
        </w:r>
        <w:r w:rsidR="00994780">
          <w:rPr>
            <w:noProof/>
            <w:webHidden/>
          </w:rPr>
          <w:fldChar w:fldCharType="end"/>
        </w:r>
      </w:hyperlink>
    </w:p>
    <w:p w14:paraId="6342CF6F" w14:textId="20126DF4" w:rsidR="00994780" w:rsidRDefault="00000000">
      <w:pPr>
        <w:pStyle w:val="TOC1"/>
        <w:tabs>
          <w:tab w:val="right" w:pos="9372"/>
        </w:tabs>
        <w:rPr>
          <w:rFonts w:eastAsiaTheme="minorEastAsia" w:cstheme="minorBidi"/>
          <w:b w:val="0"/>
          <w:bCs w:val="0"/>
          <w:noProof/>
          <w:sz w:val="22"/>
          <w:szCs w:val="22"/>
        </w:rPr>
      </w:pPr>
      <w:hyperlink w:anchor="_Toc52020098" w:history="1">
        <w:r w:rsidR="00994780" w:rsidRPr="00A7014A">
          <w:rPr>
            <w:rStyle w:val="Hyperlink"/>
            <w:noProof/>
            <w:lang w:val="en-US"/>
          </w:rPr>
          <w:t xml:space="preserve">6. </w:t>
        </w:r>
        <w:r w:rsidR="00994780" w:rsidRPr="00A7014A">
          <w:rPr>
            <w:rStyle w:val="Hyperlink"/>
            <w:noProof/>
          </w:rPr>
          <w:t>FIPEX Tools and Commands</w:t>
        </w:r>
        <w:r w:rsidR="00994780">
          <w:rPr>
            <w:noProof/>
            <w:webHidden/>
          </w:rPr>
          <w:t xml:space="preserve"> </w:t>
        </w:r>
        <w:r w:rsidR="00994780">
          <w:rPr>
            <w:noProof/>
            <w:webHidden/>
          </w:rPr>
          <w:fldChar w:fldCharType="begin"/>
        </w:r>
        <w:r w:rsidR="00994780">
          <w:rPr>
            <w:noProof/>
            <w:webHidden/>
          </w:rPr>
          <w:instrText xml:space="preserve"> PAGEREF _Toc52020098 \h </w:instrText>
        </w:r>
        <w:r w:rsidR="00994780">
          <w:rPr>
            <w:noProof/>
            <w:webHidden/>
          </w:rPr>
        </w:r>
        <w:r w:rsidR="00994780">
          <w:rPr>
            <w:noProof/>
            <w:webHidden/>
          </w:rPr>
          <w:fldChar w:fldCharType="separate"/>
        </w:r>
        <w:r w:rsidR="00DE7F1A">
          <w:rPr>
            <w:noProof/>
            <w:webHidden/>
          </w:rPr>
          <w:t>42</w:t>
        </w:r>
        <w:r w:rsidR="00994780">
          <w:rPr>
            <w:noProof/>
            <w:webHidden/>
          </w:rPr>
          <w:fldChar w:fldCharType="end"/>
        </w:r>
      </w:hyperlink>
    </w:p>
    <w:p w14:paraId="151CB9BB" w14:textId="6815E096" w:rsidR="00994780" w:rsidRDefault="00000000">
      <w:pPr>
        <w:pStyle w:val="TOC2"/>
        <w:tabs>
          <w:tab w:val="right" w:pos="9372"/>
        </w:tabs>
        <w:rPr>
          <w:rFonts w:eastAsiaTheme="minorEastAsia" w:cstheme="minorBidi"/>
          <w:i w:val="0"/>
          <w:iCs w:val="0"/>
          <w:noProof/>
          <w:sz w:val="22"/>
          <w:szCs w:val="22"/>
        </w:rPr>
      </w:pPr>
      <w:hyperlink w:anchor="_Toc52020099" w:history="1">
        <w:r w:rsidR="00994780" w:rsidRPr="00A7014A">
          <w:rPr>
            <w:rStyle w:val="Hyperlink"/>
            <w:noProof/>
            <w:lang w:val="en-US"/>
          </w:rPr>
          <w:t>A</w:t>
        </w:r>
        <w:r w:rsidR="00994780" w:rsidRPr="00A7014A">
          <w:rPr>
            <w:rStyle w:val="Hyperlink"/>
            <w:noProof/>
          </w:rPr>
          <w:t>. Place / Remove Flag Tool</w:t>
        </w:r>
        <w:r w:rsidR="00994780">
          <w:rPr>
            <w:noProof/>
            <w:webHidden/>
          </w:rPr>
          <w:t xml:space="preserve"> </w:t>
        </w:r>
        <w:r w:rsidR="00994780">
          <w:rPr>
            <w:noProof/>
            <w:webHidden/>
          </w:rPr>
          <w:fldChar w:fldCharType="begin"/>
        </w:r>
        <w:r w:rsidR="00994780">
          <w:rPr>
            <w:noProof/>
            <w:webHidden/>
          </w:rPr>
          <w:instrText xml:space="preserve"> PAGEREF _Toc52020099 \h </w:instrText>
        </w:r>
        <w:r w:rsidR="00994780">
          <w:rPr>
            <w:noProof/>
            <w:webHidden/>
          </w:rPr>
        </w:r>
        <w:r w:rsidR="00994780">
          <w:rPr>
            <w:noProof/>
            <w:webHidden/>
          </w:rPr>
          <w:fldChar w:fldCharType="separate"/>
        </w:r>
        <w:r w:rsidR="00DE7F1A">
          <w:rPr>
            <w:noProof/>
            <w:webHidden/>
          </w:rPr>
          <w:t>42</w:t>
        </w:r>
        <w:r w:rsidR="00994780">
          <w:rPr>
            <w:noProof/>
            <w:webHidden/>
          </w:rPr>
          <w:fldChar w:fldCharType="end"/>
        </w:r>
      </w:hyperlink>
    </w:p>
    <w:p w14:paraId="0A0DFDB3" w14:textId="361EE51A" w:rsidR="00994780" w:rsidRDefault="00000000">
      <w:pPr>
        <w:pStyle w:val="TOC2"/>
        <w:tabs>
          <w:tab w:val="right" w:pos="9372"/>
        </w:tabs>
        <w:rPr>
          <w:rFonts w:eastAsiaTheme="minorEastAsia" w:cstheme="minorBidi"/>
          <w:i w:val="0"/>
          <w:iCs w:val="0"/>
          <w:noProof/>
          <w:sz w:val="22"/>
          <w:szCs w:val="22"/>
        </w:rPr>
      </w:pPr>
      <w:hyperlink w:anchor="_Toc52020100" w:history="1">
        <w:r w:rsidR="00994780" w:rsidRPr="00A7014A">
          <w:rPr>
            <w:rStyle w:val="Hyperlink"/>
            <w:noProof/>
            <w:lang w:val="en-US"/>
          </w:rPr>
          <w:t>B</w:t>
        </w:r>
        <w:r w:rsidR="00994780" w:rsidRPr="00A7014A">
          <w:rPr>
            <w:rStyle w:val="Hyperlink"/>
            <w:noProof/>
          </w:rPr>
          <w:t>. Place / Remove Barrier Tool</w:t>
        </w:r>
        <w:r w:rsidR="00994780">
          <w:rPr>
            <w:noProof/>
            <w:webHidden/>
          </w:rPr>
          <w:t xml:space="preserve"> </w:t>
        </w:r>
        <w:r w:rsidR="00994780">
          <w:rPr>
            <w:noProof/>
            <w:webHidden/>
          </w:rPr>
          <w:fldChar w:fldCharType="begin"/>
        </w:r>
        <w:r w:rsidR="00994780">
          <w:rPr>
            <w:noProof/>
            <w:webHidden/>
          </w:rPr>
          <w:instrText xml:space="preserve"> PAGEREF _Toc52020100 \h </w:instrText>
        </w:r>
        <w:r w:rsidR="00994780">
          <w:rPr>
            <w:noProof/>
            <w:webHidden/>
          </w:rPr>
        </w:r>
        <w:r w:rsidR="00994780">
          <w:rPr>
            <w:noProof/>
            <w:webHidden/>
          </w:rPr>
          <w:fldChar w:fldCharType="separate"/>
        </w:r>
        <w:r w:rsidR="00DE7F1A">
          <w:rPr>
            <w:noProof/>
            <w:webHidden/>
          </w:rPr>
          <w:t>42</w:t>
        </w:r>
        <w:r w:rsidR="00994780">
          <w:rPr>
            <w:noProof/>
            <w:webHidden/>
          </w:rPr>
          <w:fldChar w:fldCharType="end"/>
        </w:r>
      </w:hyperlink>
    </w:p>
    <w:p w14:paraId="55CA696F" w14:textId="13CBBE5A" w:rsidR="00994780" w:rsidRDefault="00000000">
      <w:pPr>
        <w:pStyle w:val="TOC2"/>
        <w:tabs>
          <w:tab w:val="right" w:pos="9372"/>
        </w:tabs>
        <w:rPr>
          <w:rFonts w:eastAsiaTheme="minorEastAsia" w:cstheme="minorBidi"/>
          <w:i w:val="0"/>
          <w:iCs w:val="0"/>
          <w:noProof/>
          <w:sz w:val="22"/>
          <w:szCs w:val="22"/>
        </w:rPr>
      </w:pPr>
      <w:hyperlink w:anchor="_Toc52020101" w:history="1">
        <w:r w:rsidR="00994780" w:rsidRPr="00A7014A">
          <w:rPr>
            <w:rStyle w:val="Hyperlink"/>
            <w:noProof/>
            <w:lang w:val="en-US"/>
          </w:rPr>
          <w:t>C</w:t>
        </w:r>
        <w:r w:rsidR="00994780" w:rsidRPr="00A7014A">
          <w:rPr>
            <w:rStyle w:val="Hyperlink"/>
            <w:noProof/>
          </w:rPr>
          <w:t>. Place Flags on Selected</w:t>
        </w:r>
        <w:r w:rsidR="00994780">
          <w:rPr>
            <w:noProof/>
            <w:webHidden/>
          </w:rPr>
          <w:t xml:space="preserve"> </w:t>
        </w:r>
        <w:r w:rsidR="00994780">
          <w:rPr>
            <w:noProof/>
            <w:webHidden/>
          </w:rPr>
          <w:fldChar w:fldCharType="begin"/>
        </w:r>
        <w:r w:rsidR="00994780">
          <w:rPr>
            <w:noProof/>
            <w:webHidden/>
          </w:rPr>
          <w:instrText xml:space="preserve"> PAGEREF _Toc52020101 \h </w:instrText>
        </w:r>
        <w:r w:rsidR="00994780">
          <w:rPr>
            <w:noProof/>
            <w:webHidden/>
          </w:rPr>
        </w:r>
        <w:r w:rsidR="00994780">
          <w:rPr>
            <w:noProof/>
            <w:webHidden/>
          </w:rPr>
          <w:fldChar w:fldCharType="separate"/>
        </w:r>
        <w:r w:rsidR="00DE7F1A">
          <w:rPr>
            <w:noProof/>
            <w:webHidden/>
          </w:rPr>
          <w:t>43</w:t>
        </w:r>
        <w:r w:rsidR="00994780">
          <w:rPr>
            <w:noProof/>
            <w:webHidden/>
          </w:rPr>
          <w:fldChar w:fldCharType="end"/>
        </w:r>
      </w:hyperlink>
    </w:p>
    <w:p w14:paraId="513BA403" w14:textId="0F7381F8" w:rsidR="00994780" w:rsidRDefault="00000000">
      <w:pPr>
        <w:pStyle w:val="TOC2"/>
        <w:tabs>
          <w:tab w:val="right" w:pos="9372"/>
        </w:tabs>
        <w:rPr>
          <w:rFonts w:eastAsiaTheme="minorEastAsia" w:cstheme="minorBidi"/>
          <w:i w:val="0"/>
          <w:iCs w:val="0"/>
          <w:noProof/>
          <w:sz w:val="22"/>
          <w:szCs w:val="22"/>
        </w:rPr>
      </w:pPr>
      <w:hyperlink w:anchor="_Toc52020102" w:history="1">
        <w:r w:rsidR="00994780" w:rsidRPr="00A7014A">
          <w:rPr>
            <w:rStyle w:val="Hyperlink"/>
            <w:noProof/>
            <w:lang w:val="en-US"/>
          </w:rPr>
          <w:t>D</w:t>
        </w:r>
        <w:r w:rsidR="00994780" w:rsidRPr="00A7014A">
          <w:rPr>
            <w:rStyle w:val="Hyperlink"/>
            <w:noProof/>
          </w:rPr>
          <w:t>. Place Barriers on Selected</w:t>
        </w:r>
        <w:r w:rsidR="00994780">
          <w:rPr>
            <w:noProof/>
            <w:webHidden/>
          </w:rPr>
          <w:t xml:space="preserve"> </w:t>
        </w:r>
        <w:r w:rsidR="00994780">
          <w:rPr>
            <w:noProof/>
            <w:webHidden/>
          </w:rPr>
          <w:fldChar w:fldCharType="begin"/>
        </w:r>
        <w:r w:rsidR="00994780">
          <w:rPr>
            <w:noProof/>
            <w:webHidden/>
          </w:rPr>
          <w:instrText xml:space="preserve"> PAGEREF _Toc52020102 \h </w:instrText>
        </w:r>
        <w:r w:rsidR="00994780">
          <w:rPr>
            <w:noProof/>
            <w:webHidden/>
          </w:rPr>
        </w:r>
        <w:r w:rsidR="00994780">
          <w:rPr>
            <w:noProof/>
            <w:webHidden/>
          </w:rPr>
          <w:fldChar w:fldCharType="separate"/>
        </w:r>
        <w:r w:rsidR="00DE7F1A">
          <w:rPr>
            <w:noProof/>
            <w:webHidden/>
          </w:rPr>
          <w:t>43</w:t>
        </w:r>
        <w:r w:rsidR="00994780">
          <w:rPr>
            <w:noProof/>
            <w:webHidden/>
          </w:rPr>
          <w:fldChar w:fldCharType="end"/>
        </w:r>
      </w:hyperlink>
    </w:p>
    <w:p w14:paraId="780FD503" w14:textId="0B7C7363" w:rsidR="00994780" w:rsidRDefault="00000000">
      <w:pPr>
        <w:pStyle w:val="TOC2"/>
        <w:tabs>
          <w:tab w:val="right" w:pos="9372"/>
        </w:tabs>
        <w:rPr>
          <w:rFonts w:eastAsiaTheme="minorEastAsia" w:cstheme="minorBidi"/>
          <w:i w:val="0"/>
          <w:iCs w:val="0"/>
          <w:noProof/>
          <w:sz w:val="22"/>
          <w:szCs w:val="22"/>
        </w:rPr>
      </w:pPr>
      <w:hyperlink w:anchor="_Toc52020103" w:history="1">
        <w:r w:rsidR="00994780" w:rsidRPr="00A7014A">
          <w:rPr>
            <w:rStyle w:val="Hyperlink"/>
            <w:noProof/>
            <w:lang w:val="en-US"/>
          </w:rPr>
          <w:t>E</w:t>
        </w:r>
        <w:r w:rsidR="00994780" w:rsidRPr="00A7014A">
          <w:rPr>
            <w:rStyle w:val="Hyperlink"/>
            <w:noProof/>
          </w:rPr>
          <w:t>. The FIPEX Menu</w:t>
        </w:r>
        <w:r w:rsidR="00994780">
          <w:rPr>
            <w:noProof/>
            <w:webHidden/>
          </w:rPr>
          <w:t xml:space="preserve"> </w:t>
        </w:r>
        <w:r w:rsidR="00994780">
          <w:rPr>
            <w:noProof/>
            <w:webHidden/>
          </w:rPr>
          <w:fldChar w:fldCharType="begin"/>
        </w:r>
        <w:r w:rsidR="00994780">
          <w:rPr>
            <w:noProof/>
            <w:webHidden/>
          </w:rPr>
          <w:instrText xml:space="preserve"> PAGEREF _Toc52020103 \h </w:instrText>
        </w:r>
        <w:r w:rsidR="00994780">
          <w:rPr>
            <w:noProof/>
            <w:webHidden/>
          </w:rPr>
        </w:r>
        <w:r w:rsidR="00994780">
          <w:rPr>
            <w:noProof/>
            <w:webHidden/>
          </w:rPr>
          <w:fldChar w:fldCharType="separate"/>
        </w:r>
        <w:r w:rsidR="00DE7F1A">
          <w:rPr>
            <w:noProof/>
            <w:webHidden/>
          </w:rPr>
          <w:t>43</w:t>
        </w:r>
        <w:r w:rsidR="00994780">
          <w:rPr>
            <w:noProof/>
            <w:webHidden/>
          </w:rPr>
          <w:fldChar w:fldCharType="end"/>
        </w:r>
      </w:hyperlink>
    </w:p>
    <w:p w14:paraId="126BD0B3" w14:textId="3ABBEBA0" w:rsidR="00994780" w:rsidRDefault="00000000">
      <w:pPr>
        <w:pStyle w:val="TOC3"/>
        <w:tabs>
          <w:tab w:val="right" w:pos="9372"/>
        </w:tabs>
        <w:rPr>
          <w:rFonts w:eastAsiaTheme="minorEastAsia" w:cstheme="minorBidi"/>
          <w:noProof/>
          <w:sz w:val="22"/>
          <w:szCs w:val="22"/>
        </w:rPr>
      </w:pPr>
      <w:hyperlink w:anchor="_Toc52020104" w:history="1">
        <w:r w:rsidR="00994780" w:rsidRPr="00A7014A">
          <w:rPr>
            <w:rStyle w:val="Hyperlink"/>
            <w:noProof/>
            <w:lang w:val="en-US"/>
          </w:rPr>
          <w:t>E1</w:t>
        </w:r>
        <w:r w:rsidR="00994780" w:rsidRPr="00A7014A">
          <w:rPr>
            <w:rStyle w:val="Hyperlink"/>
            <w:noProof/>
          </w:rPr>
          <w:t xml:space="preserve"> FIPEX Options</w:t>
        </w:r>
        <w:r w:rsidR="00994780">
          <w:rPr>
            <w:noProof/>
            <w:webHidden/>
          </w:rPr>
          <w:t xml:space="preserve"> </w:t>
        </w:r>
        <w:r w:rsidR="00994780">
          <w:rPr>
            <w:noProof/>
            <w:webHidden/>
          </w:rPr>
          <w:fldChar w:fldCharType="begin"/>
        </w:r>
        <w:r w:rsidR="00994780">
          <w:rPr>
            <w:noProof/>
            <w:webHidden/>
          </w:rPr>
          <w:instrText xml:space="preserve"> PAGEREF _Toc52020104 \h </w:instrText>
        </w:r>
        <w:r w:rsidR="00994780">
          <w:rPr>
            <w:noProof/>
            <w:webHidden/>
          </w:rPr>
        </w:r>
        <w:r w:rsidR="00994780">
          <w:rPr>
            <w:noProof/>
            <w:webHidden/>
          </w:rPr>
          <w:fldChar w:fldCharType="separate"/>
        </w:r>
        <w:r w:rsidR="00DE7F1A">
          <w:rPr>
            <w:noProof/>
            <w:webHidden/>
          </w:rPr>
          <w:t>44</w:t>
        </w:r>
        <w:r w:rsidR="00994780">
          <w:rPr>
            <w:noProof/>
            <w:webHidden/>
          </w:rPr>
          <w:fldChar w:fldCharType="end"/>
        </w:r>
      </w:hyperlink>
    </w:p>
    <w:p w14:paraId="4D321933" w14:textId="1A17EBA2" w:rsidR="00994780" w:rsidRDefault="00000000">
      <w:pPr>
        <w:pStyle w:val="TOC3"/>
        <w:tabs>
          <w:tab w:val="right" w:pos="9372"/>
        </w:tabs>
        <w:rPr>
          <w:rFonts w:eastAsiaTheme="minorEastAsia" w:cstheme="minorBidi"/>
          <w:noProof/>
          <w:sz w:val="22"/>
          <w:szCs w:val="22"/>
        </w:rPr>
      </w:pPr>
      <w:hyperlink w:anchor="_Toc52020105" w:history="1">
        <w:r w:rsidR="00994780" w:rsidRPr="00A7014A">
          <w:rPr>
            <w:rStyle w:val="Hyperlink"/>
            <w:noProof/>
            <w:lang w:val="en-US"/>
          </w:rPr>
          <w:t>E</w:t>
        </w:r>
        <w:r w:rsidR="00994780" w:rsidRPr="00A7014A">
          <w:rPr>
            <w:rStyle w:val="Hyperlink"/>
            <w:noProof/>
          </w:rPr>
          <w:t>2 Display Arrows</w:t>
        </w:r>
        <w:r w:rsidR="00994780">
          <w:rPr>
            <w:noProof/>
            <w:webHidden/>
          </w:rPr>
          <w:t xml:space="preserve"> </w:t>
        </w:r>
        <w:r w:rsidR="00994780">
          <w:rPr>
            <w:noProof/>
            <w:webHidden/>
          </w:rPr>
          <w:fldChar w:fldCharType="begin"/>
        </w:r>
        <w:r w:rsidR="00994780">
          <w:rPr>
            <w:noProof/>
            <w:webHidden/>
          </w:rPr>
          <w:instrText xml:space="preserve"> PAGEREF _Toc52020105 \h </w:instrText>
        </w:r>
        <w:r w:rsidR="00994780">
          <w:rPr>
            <w:noProof/>
            <w:webHidden/>
          </w:rPr>
        </w:r>
        <w:r w:rsidR="00994780">
          <w:rPr>
            <w:noProof/>
            <w:webHidden/>
          </w:rPr>
          <w:fldChar w:fldCharType="separate"/>
        </w:r>
        <w:r w:rsidR="00DE7F1A">
          <w:rPr>
            <w:noProof/>
            <w:webHidden/>
          </w:rPr>
          <w:t>51</w:t>
        </w:r>
        <w:r w:rsidR="00994780">
          <w:rPr>
            <w:noProof/>
            <w:webHidden/>
          </w:rPr>
          <w:fldChar w:fldCharType="end"/>
        </w:r>
      </w:hyperlink>
    </w:p>
    <w:p w14:paraId="15FD9FE2" w14:textId="73180D13" w:rsidR="00994780" w:rsidRDefault="00000000">
      <w:pPr>
        <w:pStyle w:val="TOC3"/>
        <w:tabs>
          <w:tab w:val="right" w:pos="9372"/>
        </w:tabs>
        <w:rPr>
          <w:rFonts w:eastAsiaTheme="minorEastAsia" w:cstheme="minorBidi"/>
          <w:noProof/>
          <w:sz w:val="22"/>
          <w:szCs w:val="22"/>
        </w:rPr>
      </w:pPr>
      <w:hyperlink w:anchor="_Toc52020106" w:history="1">
        <w:r w:rsidR="00994780" w:rsidRPr="00A7014A">
          <w:rPr>
            <w:rStyle w:val="Hyperlink"/>
            <w:noProof/>
            <w:lang w:val="en-US"/>
          </w:rPr>
          <w:t>E</w:t>
        </w:r>
        <w:r w:rsidR="00994780" w:rsidRPr="00A7014A">
          <w:rPr>
            <w:rStyle w:val="Hyperlink"/>
            <w:noProof/>
          </w:rPr>
          <w:t>3 Properties</w:t>
        </w:r>
        <w:r w:rsidR="00994780">
          <w:rPr>
            <w:noProof/>
            <w:webHidden/>
          </w:rPr>
          <w:t xml:space="preserve"> </w:t>
        </w:r>
        <w:r w:rsidR="00994780">
          <w:rPr>
            <w:noProof/>
            <w:webHidden/>
          </w:rPr>
          <w:fldChar w:fldCharType="begin"/>
        </w:r>
        <w:r w:rsidR="00994780">
          <w:rPr>
            <w:noProof/>
            <w:webHidden/>
          </w:rPr>
          <w:instrText xml:space="preserve"> PAGEREF _Toc52020106 \h </w:instrText>
        </w:r>
        <w:r w:rsidR="00994780">
          <w:rPr>
            <w:noProof/>
            <w:webHidden/>
          </w:rPr>
        </w:r>
        <w:r w:rsidR="00994780">
          <w:rPr>
            <w:noProof/>
            <w:webHidden/>
          </w:rPr>
          <w:fldChar w:fldCharType="separate"/>
        </w:r>
        <w:r w:rsidR="00DE7F1A">
          <w:rPr>
            <w:noProof/>
            <w:webHidden/>
          </w:rPr>
          <w:t>51</w:t>
        </w:r>
        <w:r w:rsidR="00994780">
          <w:rPr>
            <w:noProof/>
            <w:webHidden/>
          </w:rPr>
          <w:fldChar w:fldCharType="end"/>
        </w:r>
      </w:hyperlink>
    </w:p>
    <w:p w14:paraId="3DEB5939" w14:textId="1CAC25BF" w:rsidR="00994780" w:rsidRDefault="00000000">
      <w:pPr>
        <w:pStyle w:val="TOC3"/>
        <w:tabs>
          <w:tab w:val="right" w:pos="9372"/>
        </w:tabs>
        <w:rPr>
          <w:rFonts w:eastAsiaTheme="minorEastAsia" w:cstheme="minorBidi"/>
          <w:noProof/>
          <w:sz w:val="22"/>
          <w:szCs w:val="22"/>
        </w:rPr>
      </w:pPr>
      <w:hyperlink w:anchor="_Toc52020107" w:history="1">
        <w:r w:rsidR="00994780" w:rsidRPr="00A7014A">
          <w:rPr>
            <w:rStyle w:val="Hyperlink"/>
            <w:noProof/>
            <w:lang w:val="en-US"/>
          </w:rPr>
          <w:t>E</w:t>
        </w:r>
        <w:r w:rsidR="00994780" w:rsidRPr="00A7014A">
          <w:rPr>
            <w:rStyle w:val="Hyperlink"/>
            <w:noProof/>
          </w:rPr>
          <w:t>4 Clear Results</w:t>
        </w:r>
        <w:r w:rsidR="00994780">
          <w:rPr>
            <w:noProof/>
            <w:webHidden/>
          </w:rPr>
          <w:t xml:space="preserve"> </w:t>
        </w:r>
        <w:r w:rsidR="00994780">
          <w:rPr>
            <w:noProof/>
            <w:webHidden/>
          </w:rPr>
          <w:fldChar w:fldCharType="begin"/>
        </w:r>
        <w:r w:rsidR="00994780">
          <w:rPr>
            <w:noProof/>
            <w:webHidden/>
          </w:rPr>
          <w:instrText xml:space="preserve"> PAGEREF _Toc52020107 \h </w:instrText>
        </w:r>
        <w:r w:rsidR="00994780">
          <w:rPr>
            <w:noProof/>
            <w:webHidden/>
          </w:rPr>
        </w:r>
        <w:r w:rsidR="00994780">
          <w:rPr>
            <w:noProof/>
            <w:webHidden/>
          </w:rPr>
          <w:fldChar w:fldCharType="separate"/>
        </w:r>
        <w:r w:rsidR="00DE7F1A">
          <w:rPr>
            <w:noProof/>
            <w:webHidden/>
          </w:rPr>
          <w:t>52</w:t>
        </w:r>
        <w:r w:rsidR="00994780">
          <w:rPr>
            <w:noProof/>
            <w:webHidden/>
          </w:rPr>
          <w:fldChar w:fldCharType="end"/>
        </w:r>
      </w:hyperlink>
    </w:p>
    <w:p w14:paraId="08CABB6C" w14:textId="54ADDABA" w:rsidR="00994780" w:rsidRDefault="00000000">
      <w:pPr>
        <w:pStyle w:val="TOC3"/>
        <w:tabs>
          <w:tab w:val="right" w:pos="9372"/>
        </w:tabs>
        <w:rPr>
          <w:rFonts w:eastAsiaTheme="minorEastAsia" w:cstheme="minorBidi"/>
          <w:noProof/>
          <w:sz w:val="22"/>
          <w:szCs w:val="22"/>
        </w:rPr>
      </w:pPr>
      <w:hyperlink w:anchor="_Toc52020108" w:history="1">
        <w:r w:rsidR="00994780" w:rsidRPr="00A7014A">
          <w:rPr>
            <w:rStyle w:val="Hyperlink"/>
            <w:noProof/>
            <w:lang w:val="en-US"/>
          </w:rPr>
          <w:t>E</w:t>
        </w:r>
        <w:r w:rsidR="00994780" w:rsidRPr="00A7014A">
          <w:rPr>
            <w:rStyle w:val="Hyperlink"/>
            <w:noProof/>
          </w:rPr>
          <w:t>5 Clear Barriers</w:t>
        </w:r>
        <w:r w:rsidR="00994780">
          <w:rPr>
            <w:noProof/>
            <w:webHidden/>
          </w:rPr>
          <w:t xml:space="preserve"> </w:t>
        </w:r>
        <w:r w:rsidR="00994780">
          <w:rPr>
            <w:noProof/>
            <w:webHidden/>
          </w:rPr>
          <w:fldChar w:fldCharType="begin"/>
        </w:r>
        <w:r w:rsidR="00994780">
          <w:rPr>
            <w:noProof/>
            <w:webHidden/>
          </w:rPr>
          <w:instrText xml:space="preserve"> PAGEREF _Toc52020108 \h </w:instrText>
        </w:r>
        <w:r w:rsidR="00994780">
          <w:rPr>
            <w:noProof/>
            <w:webHidden/>
          </w:rPr>
        </w:r>
        <w:r w:rsidR="00994780">
          <w:rPr>
            <w:noProof/>
            <w:webHidden/>
          </w:rPr>
          <w:fldChar w:fldCharType="separate"/>
        </w:r>
        <w:r w:rsidR="00DE7F1A">
          <w:rPr>
            <w:noProof/>
            <w:webHidden/>
          </w:rPr>
          <w:t>52</w:t>
        </w:r>
        <w:r w:rsidR="00994780">
          <w:rPr>
            <w:noProof/>
            <w:webHidden/>
          </w:rPr>
          <w:fldChar w:fldCharType="end"/>
        </w:r>
      </w:hyperlink>
    </w:p>
    <w:p w14:paraId="6484DE4C" w14:textId="023FDC44" w:rsidR="00994780" w:rsidRDefault="00000000">
      <w:pPr>
        <w:pStyle w:val="TOC3"/>
        <w:tabs>
          <w:tab w:val="right" w:pos="9372"/>
        </w:tabs>
        <w:rPr>
          <w:rFonts w:eastAsiaTheme="minorEastAsia" w:cstheme="minorBidi"/>
          <w:noProof/>
          <w:sz w:val="22"/>
          <w:szCs w:val="22"/>
        </w:rPr>
      </w:pPr>
      <w:hyperlink w:anchor="_Toc52020109" w:history="1">
        <w:r w:rsidR="00994780" w:rsidRPr="00A7014A">
          <w:rPr>
            <w:rStyle w:val="Hyperlink"/>
            <w:noProof/>
            <w:lang w:val="en-US"/>
          </w:rPr>
          <w:t>E</w:t>
        </w:r>
        <w:r w:rsidR="00994780" w:rsidRPr="00A7014A">
          <w:rPr>
            <w:rStyle w:val="Hyperlink"/>
            <w:noProof/>
          </w:rPr>
          <w:t>6 Clear Flags</w:t>
        </w:r>
        <w:r w:rsidR="00994780">
          <w:rPr>
            <w:noProof/>
            <w:webHidden/>
          </w:rPr>
          <w:t xml:space="preserve"> </w:t>
        </w:r>
        <w:r w:rsidR="00994780">
          <w:rPr>
            <w:noProof/>
            <w:webHidden/>
          </w:rPr>
          <w:fldChar w:fldCharType="begin"/>
        </w:r>
        <w:r w:rsidR="00994780">
          <w:rPr>
            <w:noProof/>
            <w:webHidden/>
          </w:rPr>
          <w:instrText xml:space="preserve"> PAGEREF _Toc52020109 \h </w:instrText>
        </w:r>
        <w:r w:rsidR="00994780">
          <w:rPr>
            <w:noProof/>
            <w:webHidden/>
          </w:rPr>
        </w:r>
        <w:r w:rsidR="00994780">
          <w:rPr>
            <w:noProof/>
            <w:webHidden/>
          </w:rPr>
          <w:fldChar w:fldCharType="separate"/>
        </w:r>
        <w:r w:rsidR="00DE7F1A">
          <w:rPr>
            <w:noProof/>
            <w:webHidden/>
          </w:rPr>
          <w:t>52</w:t>
        </w:r>
        <w:r w:rsidR="00994780">
          <w:rPr>
            <w:noProof/>
            <w:webHidden/>
          </w:rPr>
          <w:fldChar w:fldCharType="end"/>
        </w:r>
      </w:hyperlink>
    </w:p>
    <w:p w14:paraId="5850EF10" w14:textId="672AF69B" w:rsidR="00994780" w:rsidRDefault="00000000">
      <w:pPr>
        <w:pStyle w:val="TOC2"/>
        <w:tabs>
          <w:tab w:val="right" w:pos="9372"/>
        </w:tabs>
        <w:rPr>
          <w:rFonts w:eastAsiaTheme="minorEastAsia" w:cstheme="minorBidi"/>
          <w:i w:val="0"/>
          <w:iCs w:val="0"/>
          <w:noProof/>
          <w:sz w:val="22"/>
          <w:szCs w:val="22"/>
        </w:rPr>
      </w:pPr>
      <w:hyperlink w:anchor="_Toc52020110" w:history="1">
        <w:r w:rsidR="00994780" w:rsidRPr="00A7014A">
          <w:rPr>
            <w:rStyle w:val="Hyperlink"/>
            <w:noProof/>
            <w:lang w:val="en-US"/>
          </w:rPr>
          <w:t>F</w:t>
        </w:r>
        <w:r w:rsidR="00994780" w:rsidRPr="00A7014A">
          <w:rPr>
            <w:rStyle w:val="Hyperlink"/>
            <w:noProof/>
          </w:rPr>
          <w:t>. One-Click Analysis Tool</w:t>
        </w:r>
        <w:r w:rsidR="00994780">
          <w:rPr>
            <w:noProof/>
            <w:webHidden/>
          </w:rPr>
          <w:t xml:space="preserve"> </w:t>
        </w:r>
        <w:r w:rsidR="00994780">
          <w:rPr>
            <w:noProof/>
            <w:webHidden/>
          </w:rPr>
          <w:fldChar w:fldCharType="begin"/>
        </w:r>
        <w:r w:rsidR="00994780">
          <w:rPr>
            <w:noProof/>
            <w:webHidden/>
          </w:rPr>
          <w:instrText xml:space="preserve"> PAGEREF _Toc52020110 \h </w:instrText>
        </w:r>
        <w:r w:rsidR="00994780">
          <w:rPr>
            <w:noProof/>
            <w:webHidden/>
          </w:rPr>
        </w:r>
        <w:r w:rsidR="00994780">
          <w:rPr>
            <w:noProof/>
            <w:webHidden/>
          </w:rPr>
          <w:fldChar w:fldCharType="separate"/>
        </w:r>
        <w:r w:rsidR="00DE7F1A">
          <w:rPr>
            <w:noProof/>
            <w:webHidden/>
          </w:rPr>
          <w:t>52</w:t>
        </w:r>
        <w:r w:rsidR="00994780">
          <w:rPr>
            <w:noProof/>
            <w:webHidden/>
          </w:rPr>
          <w:fldChar w:fldCharType="end"/>
        </w:r>
      </w:hyperlink>
    </w:p>
    <w:p w14:paraId="33F01068" w14:textId="1744ED89" w:rsidR="00994780" w:rsidRDefault="00000000">
      <w:pPr>
        <w:pStyle w:val="TOC2"/>
        <w:tabs>
          <w:tab w:val="right" w:pos="9372"/>
        </w:tabs>
        <w:rPr>
          <w:rFonts w:eastAsiaTheme="minorEastAsia" w:cstheme="minorBidi"/>
          <w:i w:val="0"/>
          <w:iCs w:val="0"/>
          <w:noProof/>
          <w:sz w:val="22"/>
          <w:szCs w:val="22"/>
        </w:rPr>
      </w:pPr>
      <w:hyperlink w:anchor="_Toc52020111" w:history="1">
        <w:r w:rsidR="00994780" w:rsidRPr="00A7014A">
          <w:rPr>
            <w:rStyle w:val="Hyperlink"/>
            <w:noProof/>
            <w:lang w:val="en-US"/>
          </w:rPr>
          <w:t>G</w:t>
        </w:r>
        <w:r w:rsidR="00994780" w:rsidRPr="00A7014A">
          <w:rPr>
            <w:rStyle w:val="Hyperlink"/>
            <w:noProof/>
          </w:rPr>
          <w:t>. Advanced Analysis Command</w:t>
        </w:r>
        <w:r w:rsidR="00994780">
          <w:rPr>
            <w:noProof/>
            <w:webHidden/>
          </w:rPr>
          <w:t xml:space="preserve"> </w:t>
        </w:r>
        <w:r w:rsidR="00994780">
          <w:rPr>
            <w:noProof/>
            <w:webHidden/>
          </w:rPr>
          <w:fldChar w:fldCharType="begin"/>
        </w:r>
        <w:r w:rsidR="00994780">
          <w:rPr>
            <w:noProof/>
            <w:webHidden/>
          </w:rPr>
          <w:instrText xml:space="preserve"> PAGEREF _Toc52020111 \h </w:instrText>
        </w:r>
        <w:r w:rsidR="00994780">
          <w:rPr>
            <w:noProof/>
            <w:webHidden/>
          </w:rPr>
        </w:r>
        <w:r w:rsidR="00994780">
          <w:rPr>
            <w:noProof/>
            <w:webHidden/>
          </w:rPr>
          <w:fldChar w:fldCharType="separate"/>
        </w:r>
        <w:r w:rsidR="00DE7F1A">
          <w:rPr>
            <w:noProof/>
            <w:webHidden/>
          </w:rPr>
          <w:t>52</w:t>
        </w:r>
        <w:r w:rsidR="00994780">
          <w:rPr>
            <w:noProof/>
            <w:webHidden/>
          </w:rPr>
          <w:fldChar w:fldCharType="end"/>
        </w:r>
      </w:hyperlink>
    </w:p>
    <w:p w14:paraId="1BB22639" w14:textId="62A2684B" w:rsidR="00994780" w:rsidRDefault="00000000">
      <w:pPr>
        <w:pStyle w:val="TOC2"/>
        <w:tabs>
          <w:tab w:val="right" w:pos="9372"/>
        </w:tabs>
        <w:rPr>
          <w:rFonts w:eastAsiaTheme="minorEastAsia" w:cstheme="minorBidi"/>
          <w:i w:val="0"/>
          <w:iCs w:val="0"/>
          <w:noProof/>
          <w:sz w:val="22"/>
          <w:szCs w:val="22"/>
        </w:rPr>
      </w:pPr>
      <w:hyperlink w:anchor="_Toc52020112" w:history="1">
        <w:r w:rsidR="00994780" w:rsidRPr="00A7014A">
          <w:rPr>
            <w:rStyle w:val="Hyperlink"/>
            <w:noProof/>
            <w:lang w:val="en-US"/>
          </w:rPr>
          <w:t>H</w:t>
        </w:r>
        <w:r w:rsidR="00994780" w:rsidRPr="00A7014A">
          <w:rPr>
            <w:rStyle w:val="Hyperlink"/>
            <w:noProof/>
          </w:rPr>
          <w:t>. Batch Snap Barriers to Points</w:t>
        </w:r>
        <w:r w:rsidR="00994780">
          <w:rPr>
            <w:noProof/>
            <w:webHidden/>
          </w:rPr>
          <w:t xml:space="preserve"> </w:t>
        </w:r>
        <w:r w:rsidR="00994780">
          <w:rPr>
            <w:noProof/>
            <w:webHidden/>
          </w:rPr>
          <w:fldChar w:fldCharType="begin"/>
        </w:r>
        <w:r w:rsidR="00994780">
          <w:rPr>
            <w:noProof/>
            <w:webHidden/>
          </w:rPr>
          <w:instrText xml:space="preserve"> PAGEREF _Toc52020112 \h </w:instrText>
        </w:r>
        <w:r w:rsidR="00994780">
          <w:rPr>
            <w:noProof/>
            <w:webHidden/>
          </w:rPr>
        </w:r>
        <w:r w:rsidR="00994780">
          <w:rPr>
            <w:noProof/>
            <w:webHidden/>
          </w:rPr>
          <w:fldChar w:fldCharType="separate"/>
        </w:r>
        <w:r w:rsidR="00DE7F1A">
          <w:rPr>
            <w:noProof/>
            <w:webHidden/>
          </w:rPr>
          <w:t>53</w:t>
        </w:r>
        <w:r w:rsidR="00994780">
          <w:rPr>
            <w:noProof/>
            <w:webHidden/>
          </w:rPr>
          <w:fldChar w:fldCharType="end"/>
        </w:r>
      </w:hyperlink>
    </w:p>
    <w:p w14:paraId="1C711447" w14:textId="7B6B6846" w:rsidR="00994780" w:rsidRDefault="00000000">
      <w:pPr>
        <w:pStyle w:val="TOC2"/>
        <w:tabs>
          <w:tab w:val="right" w:pos="9372"/>
        </w:tabs>
        <w:rPr>
          <w:rFonts w:eastAsiaTheme="minorEastAsia" w:cstheme="minorBidi"/>
          <w:i w:val="0"/>
          <w:iCs w:val="0"/>
          <w:noProof/>
          <w:sz w:val="22"/>
          <w:szCs w:val="22"/>
        </w:rPr>
      </w:pPr>
      <w:hyperlink w:anchor="_Toc52020113" w:history="1">
        <w:r w:rsidR="00994780" w:rsidRPr="00A7014A">
          <w:rPr>
            <w:rStyle w:val="Hyperlink"/>
            <w:noProof/>
          </w:rPr>
          <w:t>FIPEX Output Form</w:t>
        </w:r>
        <w:r w:rsidR="00994780">
          <w:rPr>
            <w:noProof/>
            <w:webHidden/>
          </w:rPr>
          <w:t xml:space="preserve"> </w:t>
        </w:r>
        <w:r w:rsidR="00994780">
          <w:rPr>
            <w:noProof/>
            <w:webHidden/>
          </w:rPr>
          <w:fldChar w:fldCharType="begin"/>
        </w:r>
        <w:r w:rsidR="00994780">
          <w:rPr>
            <w:noProof/>
            <w:webHidden/>
          </w:rPr>
          <w:instrText xml:space="preserve"> PAGEREF _Toc52020113 \h </w:instrText>
        </w:r>
        <w:r w:rsidR="00994780">
          <w:rPr>
            <w:noProof/>
            <w:webHidden/>
          </w:rPr>
        </w:r>
        <w:r w:rsidR="00994780">
          <w:rPr>
            <w:noProof/>
            <w:webHidden/>
          </w:rPr>
          <w:fldChar w:fldCharType="separate"/>
        </w:r>
        <w:r w:rsidR="00DE7F1A">
          <w:rPr>
            <w:noProof/>
            <w:webHidden/>
          </w:rPr>
          <w:t>53</w:t>
        </w:r>
        <w:r w:rsidR="00994780">
          <w:rPr>
            <w:noProof/>
            <w:webHidden/>
          </w:rPr>
          <w:fldChar w:fldCharType="end"/>
        </w:r>
      </w:hyperlink>
    </w:p>
    <w:p w14:paraId="3923AAC8" w14:textId="3B385F83" w:rsidR="00994780" w:rsidRDefault="00000000">
      <w:pPr>
        <w:pStyle w:val="TOC2"/>
        <w:tabs>
          <w:tab w:val="right" w:pos="9372"/>
        </w:tabs>
        <w:rPr>
          <w:rFonts w:eastAsiaTheme="minorEastAsia" w:cstheme="minorBidi"/>
          <w:i w:val="0"/>
          <w:iCs w:val="0"/>
          <w:noProof/>
          <w:sz w:val="22"/>
          <w:szCs w:val="22"/>
        </w:rPr>
      </w:pPr>
      <w:hyperlink w:anchor="_Toc52020114" w:history="1">
        <w:r w:rsidR="00994780" w:rsidRPr="00A7014A">
          <w:rPr>
            <w:rStyle w:val="Hyperlink"/>
            <w:noProof/>
          </w:rPr>
          <w:t>FIPEX Output Tables</w:t>
        </w:r>
        <w:r w:rsidR="00994780">
          <w:rPr>
            <w:noProof/>
            <w:webHidden/>
          </w:rPr>
          <w:t xml:space="preserve"> </w:t>
        </w:r>
        <w:r w:rsidR="00994780">
          <w:rPr>
            <w:noProof/>
            <w:webHidden/>
          </w:rPr>
          <w:fldChar w:fldCharType="begin"/>
        </w:r>
        <w:r w:rsidR="00994780">
          <w:rPr>
            <w:noProof/>
            <w:webHidden/>
          </w:rPr>
          <w:instrText xml:space="preserve"> PAGEREF _Toc52020114 \h </w:instrText>
        </w:r>
        <w:r w:rsidR="00994780">
          <w:rPr>
            <w:noProof/>
            <w:webHidden/>
          </w:rPr>
        </w:r>
        <w:r w:rsidR="00994780">
          <w:rPr>
            <w:noProof/>
            <w:webHidden/>
          </w:rPr>
          <w:fldChar w:fldCharType="separate"/>
        </w:r>
        <w:r w:rsidR="00DE7F1A">
          <w:rPr>
            <w:noProof/>
            <w:webHidden/>
          </w:rPr>
          <w:t>55</w:t>
        </w:r>
        <w:r w:rsidR="00994780">
          <w:rPr>
            <w:noProof/>
            <w:webHidden/>
          </w:rPr>
          <w:fldChar w:fldCharType="end"/>
        </w:r>
      </w:hyperlink>
    </w:p>
    <w:p w14:paraId="285B7CF8" w14:textId="455E0178" w:rsidR="00994780" w:rsidRDefault="00000000">
      <w:pPr>
        <w:pStyle w:val="TOC3"/>
        <w:tabs>
          <w:tab w:val="right" w:pos="9372"/>
        </w:tabs>
        <w:rPr>
          <w:rFonts w:eastAsiaTheme="minorEastAsia" w:cstheme="minorBidi"/>
          <w:noProof/>
          <w:sz w:val="22"/>
          <w:szCs w:val="22"/>
        </w:rPr>
      </w:pPr>
      <w:hyperlink w:anchor="_Toc52020115" w:history="1">
        <w:r w:rsidR="00994780" w:rsidRPr="00A7014A">
          <w:rPr>
            <w:rStyle w:val="Hyperlink"/>
            <w:noProof/>
          </w:rPr>
          <w:t>The Habitat Table</w:t>
        </w:r>
        <w:r w:rsidR="00994780">
          <w:rPr>
            <w:noProof/>
            <w:webHidden/>
          </w:rPr>
          <w:t xml:space="preserve"> </w:t>
        </w:r>
        <w:r w:rsidR="00994780">
          <w:rPr>
            <w:noProof/>
            <w:webHidden/>
          </w:rPr>
          <w:fldChar w:fldCharType="begin"/>
        </w:r>
        <w:r w:rsidR="00994780">
          <w:rPr>
            <w:noProof/>
            <w:webHidden/>
          </w:rPr>
          <w:instrText xml:space="preserve"> PAGEREF _Toc52020115 \h </w:instrText>
        </w:r>
        <w:r w:rsidR="00994780">
          <w:rPr>
            <w:noProof/>
            <w:webHidden/>
          </w:rPr>
        </w:r>
        <w:r w:rsidR="00994780">
          <w:rPr>
            <w:noProof/>
            <w:webHidden/>
          </w:rPr>
          <w:fldChar w:fldCharType="separate"/>
        </w:r>
        <w:r w:rsidR="00DE7F1A">
          <w:rPr>
            <w:noProof/>
            <w:webHidden/>
          </w:rPr>
          <w:t>56</w:t>
        </w:r>
        <w:r w:rsidR="00994780">
          <w:rPr>
            <w:noProof/>
            <w:webHidden/>
          </w:rPr>
          <w:fldChar w:fldCharType="end"/>
        </w:r>
      </w:hyperlink>
    </w:p>
    <w:p w14:paraId="58D6066A" w14:textId="28437DED" w:rsidR="00994780" w:rsidRDefault="00000000">
      <w:pPr>
        <w:pStyle w:val="TOC3"/>
        <w:tabs>
          <w:tab w:val="right" w:pos="9372"/>
        </w:tabs>
        <w:rPr>
          <w:rFonts w:eastAsiaTheme="minorEastAsia" w:cstheme="minorBidi"/>
          <w:noProof/>
          <w:sz w:val="22"/>
          <w:szCs w:val="22"/>
        </w:rPr>
      </w:pPr>
      <w:hyperlink w:anchor="_Toc52020116" w:history="1">
        <w:r w:rsidR="00994780" w:rsidRPr="00A7014A">
          <w:rPr>
            <w:rStyle w:val="Hyperlink"/>
            <w:noProof/>
          </w:rPr>
          <w:t>The Metrics Table</w:t>
        </w:r>
        <w:r w:rsidR="00994780">
          <w:rPr>
            <w:noProof/>
            <w:webHidden/>
          </w:rPr>
          <w:t xml:space="preserve"> </w:t>
        </w:r>
        <w:r w:rsidR="00994780">
          <w:rPr>
            <w:noProof/>
            <w:webHidden/>
          </w:rPr>
          <w:fldChar w:fldCharType="begin"/>
        </w:r>
        <w:r w:rsidR="00994780">
          <w:rPr>
            <w:noProof/>
            <w:webHidden/>
          </w:rPr>
          <w:instrText xml:space="preserve"> PAGEREF _Toc52020116 \h </w:instrText>
        </w:r>
        <w:r w:rsidR="00994780">
          <w:rPr>
            <w:noProof/>
            <w:webHidden/>
          </w:rPr>
        </w:r>
        <w:r w:rsidR="00994780">
          <w:rPr>
            <w:noProof/>
            <w:webHidden/>
          </w:rPr>
          <w:fldChar w:fldCharType="separate"/>
        </w:r>
        <w:r w:rsidR="00DE7F1A">
          <w:rPr>
            <w:noProof/>
            <w:webHidden/>
          </w:rPr>
          <w:t>56</w:t>
        </w:r>
        <w:r w:rsidR="00994780">
          <w:rPr>
            <w:noProof/>
            <w:webHidden/>
          </w:rPr>
          <w:fldChar w:fldCharType="end"/>
        </w:r>
      </w:hyperlink>
    </w:p>
    <w:p w14:paraId="25C105EC" w14:textId="5916A20E" w:rsidR="00994780" w:rsidRDefault="00000000">
      <w:pPr>
        <w:pStyle w:val="TOC1"/>
        <w:tabs>
          <w:tab w:val="right" w:pos="9372"/>
        </w:tabs>
        <w:rPr>
          <w:rFonts w:eastAsiaTheme="minorEastAsia" w:cstheme="minorBidi"/>
          <w:b w:val="0"/>
          <w:bCs w:val="0"/>
          <w:noProof/>
          <w:sz w:val="22"/>
          <w:szCs w:val="22"/>
        </w:rPr>
      </w:pPr>
      <w:hyperlink w:anchor="_Toc52020117" w:history="1">
        <w:r w:rsidR="00994780" w:rsidRPr="00A7014A">
          <w:rPr>
            <w:rStyle w:val="Hyperlink"/>
            <w:noProof/>
            <w:lang w:val="en-US"/>
          </w:rPr>
          <w:t xml:space="preserve">7. </w:t>
        </w:r>
        <w:r w:rsidR="00994780" w:rsidRPr="00A7014A">
          <w:rPr>
            <w:rStyle w:val="Hyperlink"/>
            <w:noProof/>
          </w:rPr>
          <w:t xml:space="preserve">A </w:t>
        </w:r>
        <w:r w:rsidR="00994780" w:rsidRPr="00A7014A">
          <w:rPr>
            <w:rStyle w:val="Hyperlink"/>
            <w:noProof/>
            <w:lang w:val="en-US"/>
          </w:rPr>
          <w:t>'</w:t>
        </w:r>
        <w:r w:rsidR="00994780" w:rsidRPr="00A7014A">
          <w:rPr>
            <w:rStyle w:val="Hyperlink"/>
            <w:noProof/>
          </w:rPr>
          <w:t>One-Click Analysis</w:t>
        </w:r>
        <w:r w:rsidR="00994780" w:rsidRPr="00A7014A">
          <w:rPr>
            <w:rStyle w:val="Hyperlink"/>
            <w:noProof/>
            <w:lang w:val="en-US"/>
          </w:rPr>
          <w:t>'</w:t>
        </w:r>
        <w:r w:rsidR="00994780" w:rsidRPr="00A7014A">
          <w:rPr>
            <w:rStyle w:val="Hyperlink"/>
            <w:noProof/>
          </w:rPr>
          <w:t xml:space="preserve"> Walkthrough</w:t>
        </w:r>
        <w:r w:rsidR="00994780">
          <w:rPr>
            <w:noProof/>
            <w:webHidden/>
          </w:rPr>
          <w:t xml:space="preserve"> </w:t>
        </w:r>
        <w:r w:rsidR="00994780">
          <w:rPr>
            <w:noProof/>
            <w:webHidden/>
          </w:rPr>
          <w:fldChar w:fldCharType="begin"/>
        </w:r>
        <w:r w:rsidR="00994780">
          <w:rPr>
            <w:noProof/>
            <w:webHidden/>
          </w:rPr>
          <w:instrText xml:space="preserve"> PAGEREF _Toc52020117 \h </w:instrText>
        </w:r>
        <w:r w:rsidR="00994780">
          <w:rPr>
            <w:noProof/>
            <w:webHidden/>
          </w:rPr>
        </w:r>
        <w:r w:rsidR="00994780">
          <w:rPr>
            <w:noProof/>
            <w:webHidden/>
          </w:rPr>
          <w:fldChar w:fldCharType="separate"/>
        </w:r>
        <w:r w:rsidR="00DE7F1A">
          <w:rPr>
            <w:noProof/>
            <w:webHidden/>
          </w:rPr>
          <w:t>57</w:t>
        </w:r>
        <w:r w:rsidR="00994780">
          <w:rPr>
            <w:noProof/>
            <w:webHidden/>
          </w:rPr>
          <w:fldChar w:fldCharType="end"/>
        </w:r>
      </w:hyperlink>
    </w:p>
    <w:p w14:paraId="790CFA69" w14:textId="2D25FA91" w:rsidR="00994780" w:rsidRDefault="00000000">
      <w:pPr>
        <w:pStyle w:val="TOC1"/>
        <w:tabs>
          <w:tab w:val="right" w:pos="9372"/>
        </w:tabs>
        <w:rPr>
          <w:rFonts w:eastAsiaTheme="minorEastAsia" w:cstheme="minorBidi"/>
          <w:b w:val="0"/>
          <w:bCs w:val="0"/>
          <w:noProof/>
          <w:sz w:val="22"/>
          <w:szCs w:val="22"/>
        </w:rPr>
      </w:pPr>
      <w:hyperlink w:anchor="_Toc52020118" w:history="1">
        <w:r w:rsidR="00994780" w:rsidRPr="00A7014A">
          <w:rPr>
            <w:rStyle w:val="Hyperlink"/>
            <w:noProof/>
            <w:lang w:val="en-US"/>
          </w:rPr>
          <w:t xml:space="preserve">8. </w:t>
        </w:r>
        <w:r w:rsidR="00994780" w:rsidRPr="00A7014A">
          <w:rPr>
            <w:rStyle w:val="Hyperlink"/>
            <w:noProof/>
          </w:rPr>
          <w:t xml:space="preserve">An </w:t>
        </w:r>
        <w:r w:rsidR="00994780" w:rsidRPr="00A7014A">
          <w:rPr>
            <w:rStyle w:val="Hyperlink"/>
            <w:noProof/>
            <w:lang w:val="en-US"/>
          </w:rPr>
          <w:t>'</w:t>
        </w:r>
        <w:r w:rsidR="00994780" w:rsidRPr="00A7014A">
          <w:rPr>
            <w:rStyle w:val="Hyperlink"/>
            <w:noProof/>
          </w:rPr>
          <w:t>Advanced Analysis</w:t>
        </w:r>
        <w:r w:rsidR="00994780" w:rsidRPr="00A7014A">
          <w:rPr>
            <w:rStyle w:val="Hyperlink"/>
            <w:noProof/>
            <w:lang w:val="en-US"/>
          </w:rPr>
          <w:t>'</w:t>
        </w:r>
        <w:r w:rsidR="00994780" w:rsidRPr="00A7014A">
          <w:rPr>
            <w:rStyle w:val="Hyperlink"/>
            <w:noProof/>
          </w:rPr>
          <w:t xml:space="preserve"> Walkthrough</w:t>
        </w:r>
        <w:r w:rsidR="00994780">
          <w:rPr>
            <w:noProof/>
            <w:webHidden/>
          </w:rPr>
          <w:t xml:space="preserve"> </w:t>
        </w:r>
        <w:r w:rsidR="00994780">
          <w:rPr>
            <w:noProof/>
            <w:webHidden/>
          </w:rPr>
          <w:fldChar w:fldCharType="begin"/>
        </w:r>
        <w:r w:rsidR="00994780">
          <w:rPr>
            <w:noProof/>
            <w:webHidden/>
          </w:rPr>
          <w:instrText xml:space="preserve"> PAGEREF _Toc52020118 \h </w:instrText>
        </w:r>
        <w:r w:rsidR="00994780">
          <w:rPr>
            <w:noProof/>
            <w:webHidden/>
          </w:rPr>
        </w:r>
        <w:r w:rsidR="00994780">
          <w:rPr>
            <w:noProof/>
            <w:webHidden/>
          </w:rPr>
          <w:fldChar w:fldCharType="separate"/>
        </w:r>
        <w:r w:rsidR="00DE7F1A">
          <w:rPr>
            <w:noProof/>
            <w:webHidden/>
          </w:rPr>
          <w:t>60</w:t>
        </w:r>
        <w:r w:rsidR="00994780">
          <w:rPr>
            <w:noProof/>
            <w:webHidden/>
          </w:rPr>
          <w:fldChar w:fldCharType="end"/>
        </w:r>
      </w:hyperlink>
    </w:p>
    <w:p w14:paraId="01EF7985" w14:textId="16FB1672" w:rsidR="00994780" w:rsidRDefault="00000000">
      <w:pPr>
        <w:pStyle w:val="TOC1"/>
        <w:tabs>
          <w:tab w:val="right" w:pos="9372"/>
        </w:tabs>
        <w:rPr>
          <w:rFonts w:eastAsiaTheme="minorEastAsia" w:cstheme="minorBidi"/>
          <w:b w:val="0"/>
          <w:bCs w:val="0"/>
          <w:noProof/>
          <w:sz w:val="22"/>
          <w:szCs w:val="22"/>
        </w:rPr>
      </w:pPr>
      <w:hyperlink w:anchor="_Toc52020119" w:history="1">
        <w:r w:rsidR="00994780" w:rsidRPr="00A7014A">
          <w:rPr>
            <w:rStyle w:val="Hyperlink"/>
            <w:noProof/>
            <w:lang w:val="en-US"/>
          </w:rPr>
          <w:t>9</w:t>
        </w:r>
        <w:r w:rsidR="00994780" w:rsidRPr="00A7014A">
          <w:rPr>
            <w:rStyle w:val="Hyperlink"/>
            <w:noProof/>
          </w:rPr>
          <w:t>. A DCI Calculation Walkthrough</w:t>
        </w:r>
        <w:r w:rsidR="00994780">
          <w:rPr>
            <w:noProof/>
            <w:webHidden/>
          </w:rPr>
          <w:t xml:space="preserve"> </w:t>
        </w:r>
        <w:r w:rsidR="00994780">
          <w:rPr>
            <w:noProof/>
            <w:webHidden/>
          </w:rPr>
          <w:fldChar w:fldCharType="begin"/>
        </w:r>
        <w:r w:rsidR="00994780">
          <w:rPr>
            <w:noProof/>
            <w:webHidden/>
          </w:rPr>
          <w:instrText xml:space="preserve"> PAGEREF _Toc52020119 \h </w:instrText>
        </w:r>
        <w:r w:rsidR="00994780">
          <w:rPr>
            <w:noProof/>
            <w:webHidden/>
          </w:rPr>
        </w:r>
        <w:r w:rsidR="00994780">
          <w:rPr>
            <w:noProof/>
            <w:webHidden/>
          </w:rPr>
          <w:fldChar w:fldCharType="separate"/>
        </w:r>
        <w:r w:rsidR="00DE7F1A">
          <w:rPr>
            <w:noProof/>
            <w:webHidden/>
          </w:rPr>
          <w:t>66</w:t>
        </w:r>
        <w:r w:rsidR="00994780">
          <w:rPr>
            <w:noProof/>
            <w:webHidden/>
          </w:rPr>
          <w:fldChar w:fldCharType="end"/>
        </w:r>
      </w:hyperlink>
    </w:p>
    <w:p w14:paraId="5B15A208" w14:textId="345AF2C7" w:rsidR="00994780" w:rsidRDefault="00000000">
      <w:pPr>
        <w:pStyle w:val="TOC1"/>
        <w:tabs>
          <w:tab w:val="right" w:pos="9372"/>
        </w:tabs>
        <w:rPr>
          <w:rFonts w:eastAsiaTheme="minorEastAsia" w:cstheme="minorBidi"/>
          <w:b w:val="0"/>
          <w:bCs w:val="0"/>
          <w:noProof/>
          <w:sz w:val="22"/>
          <w:szCs w:val="22"/>
        </w:rPr>
      </w:pPr>
      <w:hyperlink w:anchor="_Toc52020120" w:history="1">
        <w:r w:rsidR="00994780" w:rsidRPr="00A7014A">
          <w:rPr>
            <w:rStyle w:val="Hyperlink"/>
            <w:noProof/>
            <w:lang w:val="en-US"/>
          </w:rPr>
          <w:t>10.</w:t>
        </w:r>
        <w:r w:rsidR="00994780" w:rsidRPr="00A7014A">
          <w:rPr>
            <w:rStyle w:val="Hyperlink"/>
            <w:noProof/>
          </w:rPr>
          <w:t xml:space="preserve"> Getting Started -- Network Building Tips</w:t>
        </w:r>
        <w:r w:rsidR="00994780">
          <w:rPr>
            <w:noProof/>
            <w:webHidden/>
          </w:rPr>
          <w:t xml:space="preserve"> </w:t>
        </w:r>
        <w:r w:rsidR="00994780">
          <w:rPr>
            <w:noProof/>
            <w:webHidden/>
          </w:rPr>
          <w:fldChar w:fldCharType="begin"/>
        </w:r>
        <w:r w:rsidR="00994780">
          <w:rPr>
            <w:noProof/>
            <w:webHidden/>
          </w:rPr>
          <w:instrText xml:space="preserve"> PAGEREF _Toc52020120 \h </w:instrText>
        </w:r>
        <w:r w:rsidR="00994780">
          <w:rPr>
            <w:noProof/>
            <w:webHidden/>
          </w:rPr>
        </w:r>
        <w:r w:rsidR="00994780">
          <w:rPr>
            <w:noProof/>
            <w:webHidden/>
          </w:rPr>
          <w:fldChar w:fldCharType="separate"/>
        </w:r>
        <w:r w:rsidR="00DE7F1A">
          <w:rPr>
            <w:noProof/>
            <w:webHidden/>
          </w:rPr>
          <w:t>71</w:t>
        </w:r>
        <w:r w:rsidR="00994780">
          <w:rPr>
            <w:noProof/>
            <w:webHidden/>
          </w:rPr>
          <w:fldChar w:fldCharType="end"/>
        </w:r>
      </w:hyperlink>
    </w:p>
    <w:p w14:paraId="67F5E805" w14:textId="1C633114" w:rsidR="00994780" w:rsidRDefault="00000000">
      <w:pPr>
        <w:pStyle w:val="TOC2"/>
        <w:tabs>
          <w:tab w:val="right" w:pos="9372"/>
        </w:tabs>
        <w:rPr>
          <w:rFonts w:eastAsiaTheme="minorEastAsia" w:cstheme="minorBidi"/>
          <w:i w:val="0"/>
          <w:iCs w:val="0"/>
          <w:noProof/>
          <w:sz w:val="22"/>
          <w:szCs w:val="22"/>
        </w:rPr>
      </w:pPr>
      <w:hyperlink w:anchor="_Toc52020121" w:history="1">
        <w:r w:rsidR="00994780" w:rsidRPr="00A7014A">
          <w:rPr>
            <w:rStyle w:val="Hyperlink"/>
            <w:noProof/>
            <w:lang w:val="en-US"/>
          </w:rPr>
          <w:t>Use a 'File Geodatabase'</w:t>
        </w:r>
        <w:r w:rsidR="00994780">
          <w:rPr>
            <w:noProof/>
            <w:webHidden/>
          </w:rPr>
          <w:t xml:space="preserve"> </w:t>
        </w:r>
        <w:r w:rsidR="00994780">
          <w:rPr>
            <w:noProof/>
            <w:webHidden/>
          </w:rPr>
          <w:fldChar w:fldCharType="begin"/>
        </w:r>
        <w:r w:rsidR="00994780">
          <w:rPr>
            <w:noProof/>
            <w:webHidden/>
          </w:rPr>
          <w:instrText xml:space="preserve"> PAGEREF _Toc52020121 \h </w:instrText>
        </w:r>
        <w:r w:rsidR="00994780">
          <w:rPr>
            <w:noProof/>
            <w:webHidden/>
          </w:rPr>
        </w:r>
        <w:r w:rsidR="00994780">
          <w:rPr>
            <w:noProof/>
            <w:webHidden/>
          </w:rPr>
          <w:fldChar w:fldCharType="separate"/>
        </w:r>
        <w:r w:rsidR="00DE7F1A">
          <w:rPr>
            <w:noProof/>
            <w:webHidden/>
          </w:rPr>
          <w:t>72</w:t>
        </w:r>
        <w:r w:rsidR="00994780">
          <w:rPr>
            <w:noProof/>
            <w:webHidden/>
          </w:rPr>
          <w:fldChar w:fldCharType="end"/>
        </w:r>
      </w:hyperlink>
    </w:p>
    <w:p w14:paraId="5FD2F3DD" w14:textId="6AED9F07" w:rsidR="00994780" w:rsidRDefault="00000000">
      <w:pPr>
        <w:pStyle w:val="TOC2"/>
        <w:tabs>
          <w:tab w:val="right" w:pos="9372"/>
        </w:tabs>
        <w:rPr>
          <w:rFonts w:eastAsiaTheme="minorEastAsia" w:cstheme="minorBidi"/>
          <w:i w:val="0"/>
          <w:iCs w:val="0"/>
          <w:noProof/>
          <w:sz w:val="22"/>
          <w:szCs w:val="22"/>
        </w:rPr>
      </w:pPr>
      <w:hyperlink w:anchor="_Toc52020122" w:history="1">
        <w:r w:rsidR="00994780" w:rsidRPr="00A7014A">
          <w:rPr>
            <w:rStyle w:val="Hyperlink"/>
            <w:noProof/>
          </w:rPr>
          <w:t xml:space="preserve">'Clean' the </w:t>
        </w:r>
        <w:r w:rsidR="00994780" w:rsidRPr="00A7014A">
          <w:rPr>
            <w:rStyle w:val="Hyperlink"/>
            <w:noProof/>
            <w:lang w:val="en-US"/>
          </w:rPr>
          <w:t>D</w:t>
        </w:r>
        <w:r w:rsidR="00994780" w:rsidRPr="00A7014A">
          <w:rPr>
            <w:rStyle w:val="Hyperlink"/>
            <w:noProof/>
          </w:rPr>
          <w:t xml:space="preserve">ataset </w:t>
        </w:r>
        <w:r w:rsidR="00994780" w:rsidRPr="00A7014A">
          <w:rPr>
            <w:rStyle w:val="Hyperlink"/>
            <w:noProof/>
            <w:lang w:val="en-US"/>
          </w:rPr>
          <w:t>P</w:t>
        </w:r>
        <w:r w:rsidR="00994780" w:rsidRPr="00A7014A">
          <w:rPr>
            <w:rStyle w:val="Hyperlink"/>
            <w:noProof/>
          </w:rPr>
          <w:t xml:space="preserve">rior to </w:t>
        </w:r>
        <w:r w:rsidR="00994780" w:rsidRPr="00A7014A">
          <w:rPr>
            <w:rStyle w:val="Hyperlink"/>
            <w:noProof/>
            <w:lang w:val="en-US"/>
          </w:rPr>
          <w:t>Building the Network</w:t>
        </w:r>
        <w:r w:rsidR="00994780">
          <w:rPr>
            <w:noProof/>
            <w:webHidden/>
          </w:rPr>
          <w:t xml:space="preserve"> </w:t>
        </w:r>
        <w:r w:rsidR="00994780">
          <w:rPr>
            <w:noProof/>
            <w:webHidden/>
          </w:rPr>
          <w:fldChar w:fldCharType="begin"/>
        </w:r>
        <w:r w:rsidR="00994780">
          <w:rPr>
            <w:noProof/>
            <w:webHidden/>
          </w:rPr>
          <w:instrText xml:space="preserve"> PAGEREF _Toc52020122 \h </w:instrText>
        </w:r>
        <w:r w:rsidR="00994780">
          <w:rPr>
            <w:noProof/>
            <w:webHidden/>
          </w:rPr>
          <w:fldChar w:fldCharType="separate"/>
        </w:r>
        <w:r w:rsidR="00DE7F1A">
          <w:rPr>
            <w:b/>
            <w:bCs/>
            <w:noProof/>
            <w:webHidden/>
            <w:lang w:val="en-US"/>
          </w:rPr>
          <w:t>Error! Bookmark not defined.</w:t>
        </w:r>
        <w:r w:rsidR="00994780">
          <w:rPr>
            <w:noProof/>
            <w:webHidden/>
          </w:rPr>
          <w:fldChar w:fldCharType="end"/>
        </w:r>
      </w:hyperlink>
    </w:p>
    <w:p w14:paraId="3AE23C47" w14:textId="07A7B3A8" w:rsidR="00994780" w:rsidRDefault="00000000">
      <w:pPr>
        <w:pStyle w:val="TOC2"/>
        <w:tabs>
          <w:tab w:val="right" w:pos="9372"/>
        </w:tabs>
        <w:rPr>
          <w:rFonts w:eastAsiaTheme="minorEastAsia" w:cstheme="minorBidi"/>
          <w:i w:val="0"/>
          <w:iCs w:val="0"/>
          <w:noProof/>
          <w:sz w:val="22"/>
          <w:szCs w:val="22"/>
        </w:rPr>
      </w:pPr>
      <w:hyperlink w:anchor="_Toc52020123" w:history="1">
        <w:r w:rsidR="00994780" w:rsidRPr="00A7014A">
          <w:rPr>
            <w:rStyle w:val="Hyperlink"/>
            <w:noProof/>
          </w:rPr>
          <w:t xml:space="preserve">Use a </w:t>
        </w:r>
        <w:r w:rsidR="00994780" w:rsidRPr="00A7014A">
          <w:rPr>
            <w:rStyle w:val="Hyperlink"/>
            <w:noProof/>
            <w:lang w:val="en-US"/>
          </w:rPr>
          <w:t>Temporary</w:t>
        </w:r>
        <w:r w:rsidR="00994780" w:rsidRPr="00A7014A">
          <w:rPr>
            <w:rStyle w:val="Hyperlink"/>
            <w:noProof/>
          </w:rPr>
          <w:t xml:space="preserve"> </w:t>
        </w:r>
        <w:r w:rsidR="00994780" w:rsidRPr="00A7014A">
          <w:rPr>
            <w:rStyle w:val="Hyperlink"/>
            <w:noProof/>
            <w:lang w:val="en-US"/>
          </w:rPr>
          <w:t>N</w:t>
        </w:r>
        <w:r w:rsidR="00994780" w:rsidRPr="00A7014A">
          <w:rPr>
            <w:rStyle w:val="Hyperlink"/>
            <w:noProof/>
          </w:rPr>
          <w:t xml:space="preserve">etwork to </w:t>
        </w:r>
        <w:r w:rsidR="00994780" w:rsidRPr="00A7014A">
          <w:rPr>
            <w:rStyle w:val="Hyperlink"/>
            <w:noProof/>
            <w:lang w:val="en-US"/>
          </w:rPr>
          <w:t>H</w:t>
        </w:r>
        <w:r w:rsidR="00994780" w:rsidRPr="00A7014A">
          <w:rPr>
            <w:rStyle w:val="Hyperlink"/>
            <w:noProof/>
          </w:rPr>
          <w:t xml:space="preserve">elp 'Clean' the </w:t>
        </w:r>
        <w:r w:rsidR="00994780" w:rsidRPr="00A7014A">
          <w:rPr>
            <w:rStyle w:val="Hyperlink"/>
            <w:noProof/>
            <w:lang w:val="en-US"/>
          </w:rPr>
          <w:t>D</w:t>
        </w:r>
        <w:r w:rsidR="00994780" w:rsidRPr="00A7014A">
          <w:rPr>
            <w:rStyle w:val="Hyperlink"/>
            <w:noProof/>
          </w:rPr>
          <w:t>ataset</w:t>
        </w:r>
        <w:r w:rsidR="00994780">
          <w:rPr>
            <w:noProof/>
            <w:webHidden/>
          </w:rPr>
          <w:t xml:space="preserve"> </w:t>
        </w:r>
        <w:r w:rsidR="00994780">
          <w:rPr>
            <w:noProof/>
            <w:webHidden/>
          </w:rPr>
          <w:fldChar w:fldCharType="begin"/>
        </w:r>
        <w:r w:rsidR="00994780">
          <w:rPr>
            <w:noProof/>
            <w:webHidden/>
          </w:rPr>
          <w:instrText xml:space="preserve"> PAGEREF _Toc52020123 \h </w:instrText>
        </w:r>
        <w:r w:rsidR="00994780">
          <w:rPr>
            <w:noProof/>
            <w:webHidden/>
          </w:rPr>
        </w:r>
        <w:r w:rsidR="00994780">
          <w:rPr>
            <w:noProof/>
            <w:webHidden/>
          </w:rPr>
          <w:fldChar w:fldCharType="separate"/>
        </w:r>
        <w:r w:rsidR="00DE7F1A">
          <w:rPr>
            <w:noProof/>
            <w:webHidden/>
          </w:rPr>
          <w:t>72</w:t>
        </w:r>
        <w:r w:rsidR="00994780">
          <w:rPr>
            <w:noProof/>
            <w:webHidden/>
          </w:rPr>
          <w:fldChar w:fldCharType="end"/>
        </w:r>
      </w:hyperlink>
    </w:p>
    <w:p w14:paraId="142F4537" w14:textId="764E53E3" w:rsidR="00994780" w:rsidRDefault="00000000">
      <w:pPr>
        <w:pStyle w:val="TOC2"/>
        <w:tabs>
          <w:tab w:val="right" w:pos="9372"/>
        </w:tabs>
        <w:rPr>
          <w:rFonts w:eastAsiaTheme="minorEastAsia" w:cstheme="minorBidi"/>
          <w:i w:val="0"/>
          <w:iCs w:val="0"/>
          <w:noProof/>
          <w:sz w:val="22"/>
          <w:szCs w:val="22"/>
        </w:rPr>
      </w:pPr>
      <w:hyperlink w:anchor="_Toc52020124" w:history="1">
        <w:r w:rsidR="00994780" w:rsidRPr="00A7014A">
          <w:rPr>
            <w:rStyle w:val="Hyperlink"/>
            <w:noProof/>
          </w:rPr>
          <w:t>Problem Lines or Points may Cause Other Features to be Disconnected</w:t>
        </w:r>
        <w:r w:rsidR="00994780">
          <w:rPr>
            <w:noProof/>
            <w:webHidden/>
          </w:rPr>
          <w:t xml:space="preserve"> </w:t>
        </w:r>
        <w:r w:rsidR="00994780">
          <w:rPr>
            <w:noProof/>
            <w:webHidden/>
          </w:rPr>
          <w:fldChar w:fldCharType="begin"/>
        </w:r>
        <w:r w:rsidR="00994780">
          <w:rPr>
            <w:noProof/>
            <w:webHidden/>
          </w:rPr>
          <w:instrText xml:space="preserve"> PAGEREF _Toc52020124 \h </w:instrText>
        </w:r>
        <w:r w:rsidR="00994780">
          <w:rPr>
            <w:noProof/>
            <w:webHidden/>
          </w:rPr>
        </w:r>
        <w:r w:rsidR="00994780">
          <w:rPr>
            <w:noProof/>
            <w:webHidden/>
          </w:rPr>
          <w:fldChar w:fldCharType="separate"/>
        </w:r>
        <w:r w:rsidR="00DE7F1A">
          <w:rPr>
            <w:noProof/>
            <w:webHidden/>
          </w:rPr>
          <w:t>74</w:t>
        </w:r>
        <w:r w:rsidR="00994780">
          <w:rPr>
            <w:noProof/>
            <w:webHidden/>
          </w:rPr>
          <w:fldChar w:fldCharType="end"/>
        </w:r>
      </w:hyperlink>
    </w:p>
    <w:p w14:paraId="747F0527" w14:textId="17A2076E" w:rsidR="00994780" w:rsidRDefault="00000000">
      <w:pPr>
        <w:pStyle w:val="TOC2"/>
        <w:tabs>
          <w:tab w:val="right" w:pos="9372"/>
        </w:tabs>
        <w:rPr>
          <w:rFonts w:eastAsiaTheme="minorEastAsia" w:cstheme="minorBidi"/>
          <w:i w:val="0"/>
          <w:iCs w:val="0"/>
          <w:noProof/>
          <w:sz w:val="22"/>
          <w:szCs w:val="22"/>
        </w:rPr>
      </w:pPr>
      <w:hyperlink w:anchor="_Toc52020125" w:history="1">
        <w:r w:rsidR="00994780" w:rsidRPr="00A7014A">
          <w:rPr>
            <w:rStyle w:val="Hyperlink"/>
            <w:noProof/>
          </w:rPr>
          <w:t>Check the table of Network Build Errors for Error Codes</w:t>
        </w:r>
        <w:r w:rsidR="00994780">
          <w:rPr>
            <w:noProof/>
            <w:webHidden/>
          </w:rPr>
          <w:t xml:space="preserve"> </w:t>
        </w:r>
        <w:r w:rsidR="00994780">
          <w:rPr>
            <w:noProof/>
            <w:webHidden/>
          </w:rPr>
          <w:fldChar w:fldCharType="begin"/>
        </w:r>
        <w:r w:rsidR="00994780">
          <w:rPr>
            <w:noProof/>
            <w:webHidden/>
          </w:rPr>
          <w:instrText xml:space="preserve"> PAGEREF _Toc52020125 \h </w:instrText>
        </w:r>
        <w:r w:rsidR="00994780">
          <w:rPr>
            <w:noProof/>
            <w:webHidden/>
          </w:rPr>
        </w:r>
        <w:r w:rsidR="00994780">
          <w:rPr>
            <w:noProof/>
            <w:webHidden/>
          </w:rPr>
          <w:fldChar w:fldCharType="separate"/>
        </w:r>
        <w:r w:rsidR="00DE7F1A">
          <w:rPr>
            <w:noProof/>
            <w:webHidden/>
          </w:rPr>
          <w:t>74</w:t>
        </w:r>
        <w:r w:rsidR="00994780">
          <w:rPr>
            <w:noProof/>
            <w:webHidden/>
          </w:rPr>
          <w:fldChar w:fldCharType="end"/>
        </w:r>
      </w:hyperlink>
    </w:p>
    <w:p w14:paraId="47F58F85" w14:textId="2EDADA75" w:rsidR="00994780" w:rsidRDefault="00000000">
      <w:pPr>
        <w:pStyle w:val="TOC2"/>
        <w:tabs>
          <w:tab w:val="right" w:pos="9372"/>
        </w:tabs>
        <w:rPr>
          <w:rFonts w:eastAsiaTheme="minorEastAsia" w:cstheme="minorBidi"/>
          <w:i w:val="0"/>
          <w:iCs w:val="0"/>
          <w:noProof/>
          <w:sz w:val="22"/>
          <w:szCs w:val="22"/>
        </w:rPr>
      </w:pPr>
      <w:hyperlink w:anchor="_Toc52020126" w:history="1">
        <w:r w:rsidR="00994780" w:rsidRPr="00A7014A">
          <w:rPr>
            <w:rStyle w:val="Hyperlink"/>
            <w:noProof/>
          </w:rPr>
          <w:t>Deal with 'Loops' or 'Braids' on a Case-by-Case Basis</w:t>
        </w:r>
        <w:r w:rsidR="00994780">
          <w:rPr>
            <w:noProof/>
            <w:webHidden/>
          </w:rPr>
          <w:t xml:space="preserve"> </w:t>
        </w:r>
        <w:r w:rsidR="00994780">
          <w:rPr>
            <w:noProof/>
            <w:webHidden/>
          </w:rPr>
          <w:fldChar w:fldCharType="begin"/>
        </w:r>
        <w:r w:rsidR="00994780">
          <w:rPr>
            <w:noProof/>
            <w:webHidden/>
          </w:rPr>
          <w:instrText xml:space="preserve"> PAGEREF _Toc52020126 \h </w:instrText>
        </w:r>
        <w:r w:rsidR="00994780">
          <w:rPr>
            <w:noProof/>
            <w:webHidden/>
          </w:rPr>
        </w:r>
        <w:r w:rsidR="00994780">
          <w:rPr>
            <w:noProof/>
            <w:webHidden/>
          </w:rPr>
          <w:fldChar w:fldCharType="separate"/>
        </w:r>
        <w:r w:rsidR="00DE7F1A">
          <w:rPr>
            <w:noProof/>
            <w:webHidden/>
          </w:rPr>
          <w:t>75</w:t>
        </w:r>
        <w:r w:rsidR="00994780">
          <w:rPr>
            <w:noProof/>
            <w:webHidden/>
          </w:rPr>
          <w:fldChar w:fldCharType="end"/>
        </w:r>
      </w:hyperlink>
    </w:p>
    <w:p w14:paraId="328FBFF4" w14:textId="78B939AF" w:rsidR="00994780" w:rsidRDefault="00000000">
      <w:pPr>
        <w:pStyle w:val="TOC2"/>
        <w:tabs>
          <w:tab w:val="right" w:pos="9372"/>
        </w:tabs>
        <w:rPr>
          <w:rFonts w:eastAsiaTheme="minorEastAsia" w:cstheme="minorBidi"/>
          <w:i w:val="0"/>
          <w:iCs w:val="0"/>
          <w:noProof/>
          <w:sz w:val="22"/>
          <w:szCs w:val="22"/>
        </w:rPr>
      </w:pPr>
      <w:hyperlink w:anchor="_Toc52020127" w:history="1">
        <w:r w:rsidR="00994780" w:rsidRPr="00A7014A">
          <w:rPr>
            <w:rStyle w:val="Hyperlink"/>
            <w:noProof/>
          </w:rPr>
          <w:t>Thoroughly Check for Duplicate (i.e. stacked) Barriers</w:t>
        </w:r>
        <w:r w:rsidR="00994780">
          <w:rPr>
            <w:noProof/>
            <w:webHidden/>
          </w:rPr>
          <w:t xml:space="preserve"> </w:t>
        </w:r>
        <w:r w:rsidR="00994780">
          <w:rPr>
            <w:noProof/>
            <w:webHidden/>
          </w:rPr>
          <w:fldChar w:fldCharType="begin"/>
        </w:r>
        <w:r w:rsidR="00994780">
          <w:rPr>
            <w:noProof/>
            <w:webHidden/>
          </w:rPr>
          <w:instrText xml:space="preserve"> PAGEREF _Toc52020127 \h </w:instrText>
        </w:r>
        <w:r w:rsidR="00994780">
          <w:rPr>
            <w:noProof/>
            <w:webHidden/>
          </w:rPr>
        </w:r>
        <w:r w:rsidR="00994780">
          <w:rPr>
            <w:noProof/>
            <w:webHidden/>
          </w:rPr>
          <w:fldChar w:fldCharType="separate"/>
        </w:r>
        <w:r w:rsidR="00DE7F1A">
          <w:rPr>
            <w:noProof/>
            <w:webHidden/>
          </w:rPr>
          <w:t>76</w:t>
        </w:r>
        <w:r w:rsidR="00994780">
          <w:rPr>
            <w:noProof/>
            <w:webHidden/>
          </w:rPr>
          <w:fldChar w:fldCharType="end"/>
        </w:r>
      </w:hyperlink>
    </w:p>
    <w:p w14:paraId="4FC3B6ED" w14:textId="584F520A" w:rsidR="00994780" w:rsidRDefault="00000000">
      <w:pPr>
        <w:pStyle w:val="TOC2"/>
        <w:tabs>
          <w:tab w:val="right" w:pos="9372"/>
        </w:tabs>
        <w:rPr>
          <w:rFonts w:eastAsiaTheme="minorEastAsia" w:cstheme="minorBidi"/>
          <w:i w:val="0"/>
          <w:iCs w:val="0"/>
          <w:noProof/>
          <w:sz w:val="22"/>
          <w:szCs w:val="22"/>
        </w:rPr>
      </w:pPr>
      <w:hyperlink w:anchor="_Toc52020128" w:history="1">
        <w:r w:rsidR="00994780" w:rsidRPr="00A7014A">
          <w:rPr>
            <w:rStyle w:val="Hyperlink"/>
            <w:noProof/>
          </w:rPr>
          <w:t xml:space="preserve">Check with the Data Provider </w:t>
        </w:r>
        <w:r w:rsidR="00994780" w:rsidRPr="00A7014A">
          <w:rPr>
            <w:rStyle w:val="Hyperlink"/>
            <w:noProof/>
            <w:lang w:val="en-US"/>
          </w:rPr>
          <w:t>for</w:t>
        </w:r>
        <w:r w:rsidR="00994780" w:rsidRPr="00A7014A">
          <w:rPr>
            <w:rStyle w:val="Hyperlink"/>
            <w:noProof/>
          </w:rPr>
          <w:t xml:space="preserve"> Hydrographic Specifications</w:t>
        </w:r>
        <w:r w:rsidR="00994780">
          <w:rPr>
            <w:noProof/>
            <w:webHidden/>
          </w:rPr>
          <w:t xml:space="preserve"> </w:t>
        </w:r>
        <w:r w:rsidR="00994780">
          <w:rPr>
            <w:noProof/>
            <w:webHidden/>
          </w:rPr>
          <w:fldChar w:fldCharType="begin"/>
        </w:r>
        <w:r w:rsidR="00994780">
          <w:rPr>
            <w:noProof/>
            <w:webHidden/>
          </w:rPr>
          <w:instrText xml:space="preserve"> PAGEREF _Toc52020128 \h </w:instrText>
        </w:r>
        <w:r w:rsidR="00994780">
          <w:rPr>
            <w:noProof/>
            <w:webHidden/>
          </w:rPr>
        </w:r>
        <w:r w:rsidR="00994780">
          <w:rPr>
            <w:noProof/>
            <w:webHidden/>
          </w:rPr>
          <w:fldChar w:fldCharType="separate"/>
        </w:r>
        <w:r w:rsidR="00DE7F1A">
          <w:rPr>
            <w:noProof/>
            <w:webHidden/>
          </w:rPr>
          <w:t>77</w:t>
        </w:r>
        <w:r w:rsidR="00994780">
          <w:rPr>
            <w:noProof/>
            <w:webHidden/>
          </w:rPr>
          <w:fldChar w:fldCharType="end"/>
        </w:r>
      </w:hyperlink>
    </w:p>
    <w:p w14:paraId="224D8049" w14:textId="25AA1BA1" w:rsidR="00994780" w:rsidRDefault="00000000">
      <w:pPr>
        <w:pStyle w:val="TOC2"/>
        <w:tabs>
          <w:tab w:val="right" w:pos="9372"/>
        </w:tabs>
        <w:rPr>
          <w:rFonts w:eastAsiaTheme="minorEastAsia" w:cstheme="minorBidi"/>
          <w:i w:val="0"/>
          <w:iCs w:val="0"/>
          <w:noProof/>
          <w:sz w:val="22"/>
          <w:szCs w:val="22"/>
        </w:rPr>
      </w:pPr>
      <w:hyperlink w:anchor="_Toc52020129" w:history="1">
        <w:r w:rsidR="00994780" w:rsidRPr="00A7014A">
          <w:rPr>
            <w:rStyle w:val="Hyperlink"/>
            <w:noProof/>
          </w:rPr>
          <w:t xml:space="preserve">Create </w:t>
        </w:r>
        <w:r w:rsidR="00994780" w:rsidRPr="00A7014A">
          <w:rPr>
            <w:rStyle w:val="Hyperlink"/>
            <w:noProof/>
            <w:lang w:val="en-US"/>
          </w:rPr>
          <w:t>a separate 'Sinks' layer</w:t>
        </w:r>
        <w:r w:rsidR="00994780">
          <w:rPr>
            <w:noProof/>
            <w:webHidden/>
          </w:rPr>
          <w:t xml:space="preserve"> </w:t>
        </w:r>
        <w:r w:rsidR="00994780">
          <w:rPr>
            <w:noProof/>
            <w:webHidden/>
          </w:rPr>
          <w:fldChar w:fldCharType="begin"/>
        </w:r>
        <w:r w:rsidR="00994780">
          <w:rPr>
            <w:noProof/>
            <w:webHidden/>
          </w:rPr>
          <w:instrText xml:space="preserve"> PAGEREF _Toc52020129 \h </w:instrText>
        </w:r>
        <w:r w:rsidR="00994780">
          <w:rPr>
            <w:noProof/>
            <w:webHidden/>
          </w:rPr>
        </w:r>
        <w:r w:rsidR="00994780">
          <w:rPr>
            <w:noProof/>
            <w:webHidden/>
          </w:rPr>
          <w:fldChar w:fldCharType="separate"/>
        </w:r>
        <w:r w:rsidR="00DE7F1A">
          <w:rPr>
            <w:noProof/>
            <w:webHidden/>
          </w:rPr>
          <w:t>77</w:t>
        </w:r>
        <w:r w:rsidR="00994780">
          <w:rPr>
            <w:noProof/>
            <w:webHidden/>
          </w:rPr>
          <w:fldChar w:fldCharType="end"/>
        </w:r>
      </w:hyperlink>
    </w:p>
    <w:p w14:paraId="123F305D" w14:textId="3F708C3A" w:rsidR="00994780" w:rsidRDefault="00000000">
      <w:pPr>
        <w:pStyle w:val="TOC2"/>
        <w:tabs>
          <w:tab w:val="right" w:pos="9372"/>
        </w:tabs>
        <w:rPr>
          <w:rFonts w:eastAsiaTheme="minorEastAsia" w:cstheme="minorBidi"/>
          <w:i w:val="0"/>
          <w:iCs w:val="0"/>
          <w:noProof/>
          <w:sz w:val="22"/>
          <w:szCs w:val="22"/>
        </w:rPr>
      </w:pPr>
      <w:hyperlink w:anchor="_Toc52020130" w:history="1">
        <w:r w:rsidR="00994780" w:rsidRPr="00A7014A">
          <w:rPr>
            <w:rStyle w:val="Hyperlink"/>
            <w:noProof/>
          </w:rPr>
          <w:t>Create a single sink for multiple watersheds</w:t>
        </w:r>
        <w:r w:rsidR="00994780">
          <w:rPr>
            <w:noProof/>
            <w:webHidden/>
          </w:rPr>
          <w:t xml:space="preserve"> </w:t>
        </w:r>
        <w:r w:rsidR="00994780">
          <w:rPr>
            <w:noProof/>
            <w:webHidden/>
          </w:rPr>
          <w:fldChar w:fldCharType="begin"/>
        </w:r>
        <w:r w:rsidR="00994780">
          <w:rPr>
            <w:noProof/>
            <w:webHidden/>
          </w:rPr>
          <w:instrText xml:space="preserve"> PAGEREF _Toc52020130 \h </w:instrText>
        </w:r>
        <w:r w:rsidR="00994780">
          <w:rPr>
            <w:noProof/>
            <w:webHidden/>
          </w:rPr>
        </w:r>
        <w:r w:rsidR="00994780">
          <w:rPr>
            <w:noProof/>
            <w:webHidden/>
          </w:rPr>
          <w:fldChar w:fldCharType="separate"/>
        </w:r>
        <w:r w:rsidR="00DE7F1A">
          <w:rPr>
            <w:noProof/>
            <w:webHidden/>
          </w:rPr>
          <w:t>77</w:t>
        </w:r>
        <w:r w:rsidR="00994780">
          <w:rPr>
            <w:noProof/>
            <w:webHidden/>
          </w:rPr>
          <w:fldChar w:fldCharType="end"/>
        </w:r>
      </w:hyperlink>
    </w:p>
    <w:p w14:paraId="1D2F09F9" w14:textId="7DE59993" w:rsidR="00994780" w:rsidRDefault="00000000">
      <w:pPr>
        <w:pStyle w:val="TOC1"/>
        <w:tabs>
          <w:tab w:val="right" w:pos="9372"/>
        </w:tabs>
        <w:rPr>
          <w:rFonts w:eastAsiaTheme="minorEastAsia" w:cstheme="minorBidi"/>
          <w:b w:val="0"/>
          <w:bCs w:val="0"/>
          <w:noProof/>
          <w:sz w:val="22"/>
          <w:szCs w:val="22"/>
        </w:rPr>
      </w:pPr>
      <w:hyperlink w:anchor="_Toc52020131" w:history="1">
        <w:r w:rsidR="00994780" w:rsidRPr="00A7014A">
          <w:rPr>
            <w:rStyle w:val="Hyperlink"/>
            <w:noProof/>
            <w:lang w:val="en-US"/>
          </w:rPr>
          <w:t xml:space="preserve">11. General </w:t>
        </w:r>
        <w:r w:rsidR="00994780" w:rsidRPr="00A7014A">
          <w:rPr>
            <w:rStyle w:val="Hyperlink"/>
            <w:noProof/>
          </w:rPr>
          <w:t>Timeline of Development</w:t>
        </w:r>
        <w:r w:rsidR="00994780">
          <w:rPr>
            <w:noProof/>
            <w:webHidden/>
          </w:rPr>
          <w:t xml:space="preserve"> </w:t>
        </w:r>
        <w:r w:rsidR="00994780">
          <w:rPr>
            <w:noProof/>
            <w:webHidden/>
          </w:rPr>
          <w:fldChar w:fldCharType="begin"/>
        </w:r>
        <w:r w:rsidR="00994780">
          <w:rPr>
            <w:noProof/>
            <w:webHidden/>
          </w:rPr>
          <w:instrText xml:space="preserve"> PAGEREF _Toc52020131 \h </w:instrText>
        </w:r>
        <w:r w:rsidR="00994780">
          <w:rPr>
            <w:noProof/>
            <w:webHidden/>
          </w:rPr>
        </w:r>
        <w:r w:rsidR="00994780">
          <w:rPr>
            <w:noProof/>
            <w:webHidden/>
          </w:rPr>
          <w:fldChar w:fldCharType="separate"/>
        </w:r>
        <w:r w:rsidR="00DE7F1A">
          <w:rPr>
            <w:noProof/>
            <w:webHidden/>
          </w:rPr>
          <w:t>79</w:t>
        </w:r>
        <w:r w:rsidR="00994780">
          <w:rPr>
            <w:noProof/>
            <w:webHidden/>
          </w:rPr>
          <w:fldChar w:fldCharType="end"/>
        </w:r>
      </w:hyperlink>
    </w:p>
    <w:p w14:paraId="126086D1" w14:textId="309E530D" w:rsidR="00DE336A" w:rsidRDefault="006758DF">
      <w:pPr>
        <w:rPr>
          <w:rFonts w:asciiTheme="minorHAnsi" w:hAnsiTheme="minorHAnsi" w:cstheme="minorHAnsi"/>
          <w:b/>
          <w:bCs/>
          <w:kern w:val="32"/>
          <w:sz w:val="32"/>
          <w:szCs w:val="32"/>
          <w:lang w:val="en-US" w:eastAsia="ru-RU"/>
        </w:rPr>
      </w:pPr>
      <w:r>
        <w:rPr>
          <w:rFonts w:asciiTheme="minorHAnsi" w:hAnsiTheme="minorHAnsi" w:cstheme="minorHAnsi"/>
          <w:b/>
          <w:bCs/>
          <w:kern w:val="32"/>
          <w:sz w:val="32"/>
          <w:szCs w:val="32"/>
          <w:lang w:val="en-US" w:eastAsia="ru-RU"/>
        </w:rPr>
        <w:fldChar w:fldCharType="end"/>
      </w:r>
    </w:p>
    <w:p w14:paraId="1C20C264" w14:textId="77777777" w:rsidR="00DE336A" w:rsidRDefault="00DE336A">
      <w:pPr>
        <w:rPr>
          <w:rFonts w:asciiTheme="minorHAnsi" w:hAnsiTheme="minorHAnsi" w:cstheme="minorHAnsi"/>
          <w:b/>
          <w:bCs/>
          <w:kern w:val="32"/>
          <w:sz w:val="32"/>
          <w:szCs w:val="32"/>
          <w:lang w:val="en-US" w:eastAsia="ru-RU"/>
        </w:rPr>
      </w:pPr>
      <w:r>
        <w:rPr>
          <w:rFonts w:asciiTheme="minorHAnsi" w:hAnsiTheme="minorHAnsi" w:cstheme="minorHAnsi"/>
          <w:lang w:val="en-US"/>
        </w:rPr>
        <w:br w:type="page"/>
      </w:r>
    </w:p>
    <w:p w14:paraId="2FCE2E3A" w14:textId="77777777" w:rsidR="001737EF" w:rsidRDefault="001737EF" w:rsidP="001737EF">
      <w:pPr>
        <w:pStyle w:val="Heading1"/>
        <w:jc w:val="center"/>
        <w:rPr>
          <w:shd w:val="clear" w:color="auto" w:fill="FFFFFF"/>
        </w:rPr>
      </w:pPr>
      <w:bookmarkStart w:id="3" w:name="_Toc52020067"/>
      <w:r>
        <w:rPr>
          <w:shd w:val="clear" w:color="auto" w:fill="FFFFFF"/>
        </w:rPr>
        <w:lastRenderedPageBreak/>
        <w:t>Acknowledgements</w:t>
      </w:r>
      <w:bookmarkEnd w:id="3"/>
    </w:p>
    <w:p w14:paraId="13D02DE1" w14:textId="77777777" w:rsidR="001737EF" w:rsidRDefault="001737EF" w:rsidP="00F46545">
      <w:pPr>
        <w:jc w:val="center"/>
        <w:rPr>
          <w:rFonts w:ascii="Arial" w:hAnsi="Arial" w:cs="Arial"/>
          <w:sz w:val="20"/>
          <w:szCs w:val="20"/>
          <w:shd w:val="clear" w:color="auto" w:fill="FFFFFF"/>
        </w:rPr>
      </w:pPr>
    </w:p>
    <w:p w14:paraId="347CDD2B" w14:textId="77777777" w:rsidR="001737EF" w:rsidRDefault="001737EF" w:rsidP="00F46545">
      <w:pPr>
        <w:jc w:val="center"/>
        <w:rPr>
          <w:rFonts w:ascii="Arial" w:hAnsi="Arial" w:cs="Arial"/>
          <w:sz w:val="20"/>
          <w:szCs w:val="20"/>
          <w:shd w:val="clear" w:color="auto" w:fill="FFFFFF"/>
        </w:rPr>
      </w:pPr>
    </w:p>
    <w:p w14:paraId="6D815C31" w14:textId="77777777" w:rsidR="00F46545" w:rsidRDefault="00F46545" w:rsidP="00F46545">
      <w:pPr>
        <w:jc w:val="center"/>
        <w:rPr>
          <w:rFonts w:ascii="Arial" w:hAnsi="Arial" w:cs="Arial"/>
          <w:b/>
          <w:sz w:val="20"/>
          <w:szCs w:val="20"/>
          <w:shd w:val="clear" w:color="auto" w:fill="FFFFFF"/>
        </w:rPr>
      </w:pPr>
    </w:p>
    <w:p w14:paraId="369D2E50" w14:textId="77777777" w:rsidR="00F46545" w:rsidRDefault="00F46545" w:rsidP="00F46545">
      <w:pPr>
        <w:jc w:val="center"/>
        <w:rPr>
          <w:rFonts w:ascii="Arial" w:hAnsi="Arial" w:cs="Arial"/>
          <w:b/>
          <w:sz w:val="20"/>
          <w:szCs w:val="20"/>
          <w:shd w:val="clear" w:color="auto" w:fill="FFFFFF"/>
        </w:rPr>
      </w:pPr>
    </w:p>
    <w:p w14:paraId="78E71CB8" w14:textId="7ACEAAFF" w:rsidR="00F902F7" w:rsidRPr="00F902F7" w:rsidRDefault="00F902F7" w:rsidP="00F902F7">
      <w:pPr>
        <w:jc w:val="center"/>
        <w:rPr>
          <w:rFonts w:ascii="Arial" w:hAnsi="Arial" w:cs="Arial"/>
          <w:b/>
          <w:sz w:val="20"/>
          <w:szCs w:val="20"/>
          <w:shd w:val="clear" w:color="auto" w:fill="FFFFFF"/>
        </w:rPr>
      </w:pPr>
      <w:r w:rsidRPr="00F902F7">
        <w:rPr>
          <w:rFonts w:ascii="Arial" w:hAnsi="Arial" w:cs="Arial"/>
          <w:b/>
          <w:sz w:val="20"/>
          <w:szCs w:val="20"/>
          <w:shd w:val="clear" w:color="auto" w:fill="FFFFFF"/>
        </w:rPr>
        <w:t>This work built upon FIPEX 1.0 and subsequent versions. Attribution:</w:t>
      </w:r>
    </w:p>
    <w:p w14:paraId="6B4F3056" w14:textId="77777777" w:rsidR="00F902F7" w:rsidRPr="00F902F7" w:rsidRDefault="00F902F7" w:rsidP="00F902F7">
      <w:pPr>
        <w:rPr>
          <w:rFonts w:asciiTheme="minorHAnsi" w:hAnsiTheme="minorHAnsi" w:cstheme="minorHAnsi"/>
          <w:bCs/>
        </w:rPr>
      </w:pPr>
      <w:r w:rsidRPr="00F902F7">
        <w:rPr>
          <w:rFonts w:asciiTheme="minorHAnsi" w:hAnsiTheme="minorHAnsi" w:cstheme="minorHAnsi"/>
          <w:bCs/>
        </w:rPr>
        <w:t>Fisheries and Oceans Canada (2011).  The Fish Passage Extension (FIPEX). Halifax, Nova Scotia: Fisheries and Oceans Canada, Habitat Management, Maritimes Region.</w:t>
      </w:r>
    </w:p>
    <w:p w14:paraId="6582F072" w14:textId="77777777" w:rsidR="00F902F7" w:rsidRPr="00F902F7" w:rsidRDefault="00F902F7" w:rsidP="00F902F7">
      <w:pPr>
        <w:jc w:val="center"/>
        <w:rPr>
          <w:rFonts w:ascii="Arial" w:hAnsi="Arial" w:cs="Arial"/>
          <w:bCs/>
          <w:sz w:val="20"/>
          <w:szCs w:val="20"/>
          <w:shd w:val="clear" w:color="auto" w:fill="FFFFFF"/>
        </w:rPr>
      </w:pPr>
    </w:p>
    <w:p w14:paraId="4D02DDBB" w14:textId="721E8CD3" w:rsidR="00F902F7" w:rsidRPr="00F902F7" w:rsidRDefault="00F902F7" w:rsidP="00F902F7">
      <w:pPr>
        <w:jc w:val="center"/>
        <w:rPr>
          <w:rFonts w:ascii="Arial" w:hAnsi="Arial" w:cs="Arial"/>
          <w:b/>
          <w:bCs/>
          <w:sz w:val="20"/>
          <w:szCs w:val="20"/>
          <w:shd w:val="clear" w:color="auto" w:fill="FFFFFF"/>
        </w:rPr>
      </w:pPr>
      <w:r w:rsidRPr="00F902F7">
        <w:rPr>
          <w:rFonts w:ascii="Arial" w:hAnsi="Arial" w:cs="Arial"/>
          <w:b/>
          <w:bCs/>
          <w:sz w:val="20"/>
          <w:szCs w:val="20"/>
          <w:shd w:val="clear" w:color="auto" w:fill="FFFFFF"/>
        </w:rPr>
        <w:t xml:space="preserve">Additional </w:t>
      </w:r>
      <w:r w:rsidR="00D42699">
        <w:rPr>
          <w:rFonts w:ascii="Arial" w:hAnsi="Arial" w:cs="Arial"/>
          <w:b/>
          <w:bCs/>
          <w:sz w:val="20"/>
          <w:szCs w:val="20"/>
          <w:shd w:val="clear" w:color="auto" w:fill="FFFFFF"/>
        </w:rPr>
        <w:t>d</w:t>
      </w:r>
      <w:r w:rsidRPr="00F902F7">
        <w:rPr>
          <w:rFonts w:ascii="Arial" w:hAnsi="Arial" w:cs="Arial"/>
          <w:b/>
          <w:bCs/>
          <w:sz w:val="20"/>
          <w:szCs w:val="20"/>
          <w:shd w:val="clear" w:color="auto" w:fill="FFFFFF"/>
        </w:rPr>
        <w:t xml:space="preserve">evelopment </w:t>
      </w:r>
      <w:r w:rsidR="00D42699">
        <w:rPr>
          <w:rFonts w:ascii="Arial" w:hAnsi="Arial" w:cs="Arial"/>
          <w:b/>
          <w:bCs/>
          <w:sz w:val="20"/>
          <w:szCs w:val="20"/>
          <w:shd w:val="clear" w:color="auto" w:fill="FFFFFF"/>
        </w:rPr>
        <w:t xml:space="preserve">payed for </w:t>
      </w:r>
      <w:r w:rsidRPr="00F902F7">
        <w:rPr>
          <w:rFonts w:ascii="Arial" w:hAnsi="Arial" w:cs="Arial"/>
          <w:b/>
          <w:bCs/>
          <w:sz w:val="20"/>
          <w:szCs w:val="20"/>
          <w:shd w:val="clear" w:color="auto" w:fill="FFFFFF"/>
        </w:rPr>
        <w:t>by</w:t>
      </w:r>
    </w:p>
    <w:p w14:paraId="39F74534" w14:textId="77777777"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Parks Canada - DCI Integration and Upgrade from FIPEX version 2.3.x (for ArcGIS) 9.x to FiPEX </w:t>
      </w:r>
    </w:p>
    <w:p w14:paraId="02011C30" w14:textId="405C8F6E"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Parks Canada - version 10.23 for (ArcGIS 10.23, 10.3)</w:t>
      </w:r>
    </w:p>
    <w:p w14:paraId="6E870620" w14:textId="77777777" w:rsidR="00F902F7" w:rsidRDefault="00F902F7" w:rsidP="00F902F7">
      <w:pPr>
        <w:jc w:val="center"/>
        <w:rPr>
          <w:rFonts w:ascii="Arial" w:hAnsi="Arial" w:cs="Arial"/>
          <w:b/>
          <w:sz w:val="20"/>
          <w:szCs w:val="20"/>
          <w:shd w:val="clear" w:color="auto" w:fill="FFFFFF"/>
        </w:rPr>
      </w:pPr>
    </w:p>
    <w:p w14:paraId="6C3B1412" w14:textId="1606744F" w:rsidR="00F902F7" w:rsidRPr="00F902F7" w:rsidRDefault="00F902F7" w:rsidP="00F902F7">
      <w:pPr>
        <w:jc w:val="center"/>
        <w:rPr>
          <w:rFonts w:ascii="Arial" w:hAnsi="Arial" w:cs="Arial"/>
          <w:b/>
          <w:bCs/>
          <w:sz w:val="20"/>
          <w:szCs w:val="20"/>
          <w:shd w:val="clear" w:color="auto" w:fill="FFFFFF"/>
        </w:rPr>
      </w:pPr>
      <w:r w:rsidRPr="00F902F7">
        <w:rPr>
          <w:rFonts w:ascii="Arial" w:hAnsi="Arial" w:cs="Arial"/>
          <w:b/>
          <w:bCs/>
          <w:sz w:val="20"/>
          <w:szCs w:val="20"/>
          <w:shd w:val="clear" w:color="auto" w:fill="FFFFFF"/>
        </w:rPr>
        <w:t>FIPEX 1.0 (the American Eel Decision Support Tool) created in 2008 by</w:t>
      </w:r>
    </w:p>
    <w:p w14:paraId="317DDADF" w14:textId="77777777"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Fisheries and Oceans Canada, Habitat Management, Maritimes Region </w:t>
      </w:r>
    </w:p>
    <w:p w14:paraId="5551D155" w14:textId="77777777" w:rsidR="00F902F7" w:rsidRDefault="00F902F7" w:rsidP="00F46545">
      <w:pPr>
        <w:jc w:val="center"/>
        <w:rPr>
          <w:rFonts w:ascii="Arial" w:hAnsi="Arial" w:cs="Arial"/>
          <w:sz w:val="20"/>
          <w:szCs w:val="20"/>
          <w:shd w:val="clear" w:color="auto" w:fill="FFFFFF"/>
        </w:rPr>
      </w:pPr>
    </w:p>
    <w:p w14:paraId="47067DB1" w14:textId="2B1243E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
          <w:bCs/>
          <w:sz w:val="20"/>
          <w:szCs w:val="20"/>
          <w:shd w:val="clear" w:color="auto" w:fill="FFFFFF"/>
        </w:rPr>
        <w:t>Thanks to</w:t>
      </w:r>
      <w:r w:rsidR="00F902F7">
        <w:rPr>
          <w:rFonts w:ascii="Arial" w:hAnsi="Arial" w:cs="Arial"/>
          <w:bCs/>
          <w:sz w:val="20"/>
          <w:szCs w:val="20"/>
          <w:shd w:val="clear" w:color="auto" w:fill="FFFFFF"/>
        </w:rPr>
        <w:t>:</w:t>
      </w:r>
      <w:r w:rsidRPr="00F902F7">
        <w:rPr>
          <w:rFonts w:ascii="Arial" w:hAnsi="Arial" w:cs="Arial"/>
          <w:bCs/>
          <w:sz w:val="20"/>
          <w:szCs w:val="20"/>
          <w:shd w:val="clear" w:color="auto" w:fill="FFFFFF"/>
        </w:rPr>
        <w:t xml:space="preserve"> </w:t>
      </w:r>
    </w:p>
    <w:p w14:paraId="36338062" w14:textId="30C18ABD"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David Cote</w:t>
      </w:r>
    </w:p>
    <w:p w14:paraId="4DF13415" w14:textId="32D2D056"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Phil Greyson</w:t>
      </w:r>
    </w:p>
    <w:p w14:paraId="5C8F4969" w14:textId="0AFFF424"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Eldon Gunn</w:t>
      </w:r>
    </w:p>
    <w:p w14:paraId="1845BCA2" w14:textId="15FF8A75" w:rsidR="00F902F7" w:rsidRPr="00F902F7" w:rsidRDefault="00F902F7" w:rsidP="00F902F7">
      <w:pPr>
        <w:jc w:val="center"/>
        <w:rPr>
          <w:rFonts w:ascii="Arial" w:hAnsi="Arial" w:cs="Arial"/>
          <w:bCs/>
          <w:sz w:val="20"/>
          <w:szCs w:val="20"/>
          <w:shd w:val="clear" w:color="auto" w:fill="FFFFFF"/>
        </w:rPr>
      </w:pPr>
      <w:r>
        <w:rPr>
          <w:rFonts w:ascii="Arial" w:hAnsi="Arial" w:cs="Arial"/>
          <w:bCs/>
          <w:sz w:val="20"/>
          <w:szCs w:val="20"/>
          <w:shd w:val="clear" w:color="auto" w:fill="FFFFFF"/>
        </w:rPr>
        <w:t>Gabrielle Riefesel</w:t>
      </w:r>
    </w:p>
    <w:p w14:paraId="0BF43D92" w14:textId="645FC3CE"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Sebastian Harder</w:t>
      </w:r>
    </w:p>
    <w:p w14:paraId="70D0FCDA" w14:textId="1FF876B9"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Dan Kehler</w:t>
      </w:r>
    </w:p>
    <w:p w14:paraId="19EF5780" w14:textId="29731E95"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David Longard</w:t>
      </w:r>
    </w:p>
    <w:p w14:paraId="1C811B74"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Koreen Millard</w:t>
      </w:r>
    </w:p>
    <w:p w14:paraId="2006E61E"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Peter Duinker</w:t>
      </w:r>
    </w:p>
    <w:p w14:paraId="43B6D07C"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Ken Meade</w:t>
      </w:r>
    </w:p>
    <w:p w14:paraId="18A6DDC0" w14:textId="355D7549" w:rsidR="00F902F7" w:rsidRPr="00F902F7" w:rsidRDefault="00F902F7"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Peter Rodger</w:t>
      </w:r>
    </w:p>
    <w:p w14:paraId="5D6944C3" w14:textId="215F138C"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Donald Sam </w:t>
      </w:r>
    </w:p>
    <w:p w14:paraId="577D9A81" w14:textId="582CD309" w:rsidR="00F902F7" w:rsidRDefault="00F902F7" w:rsidP="00F902F7">
      <w:pPr>
        <w:jc w:val="center"/>
        <w:rPr>
          <w:rFonts w:ascii="Arial" w:hAnsi="Arial" w:cs="Arial"/>
          <w:bCs/>
          <w:sz w:val="20"/>
          <w:szCs w:val="20"/>
          <w:shd w:val="clear" w:color="auto" w:fill="FFFFFF"/>
        </w:rPr>
      </w:pPr>
      <w:r>
        <w:rPr>
          <w:rFonts w:ascii="Arial" w:hAnsi="Arial" w:cs="Arial"/>
          <w:bCs/>
          <w:sz w:val="20"/>
          <w:szCs w:val="20"/>
          <w:shd w:val="clear" w:color="auto" w:fill="FFFFFF"/>
        </w:rPr>
        <w:t>Yolanda Wiersma</w:t>
      </w:r>
    </w:p>
    <w:p w14:paraId="4AA8DC82" w14:textId="77777777" w:rsidR="00DB13E1" w:rsidRPr="00F902F7" w:rsidRDefault="00DB13E1" w:rsidP="00F902F7">
      <w:pPr>
        <w:jc w:val="center"/>
        <w:rPr>
          <w:rFonts w:ascii="Arial" w:hAnsi="Arial" w:cs="Arial"/>
          <w:bCs/>
          <w:sz w:val="20"/>
          <w:szCs w:val="20"/>
          <w:shd w:val="clear" w:color="auto" w:fill="FFFFFF"/>
        </w:rPr>
      </w:pPr>
    </w:p>
    <w:p w14:paraId="3D02DD7B" w14:textId="5C3C2BF3" w:rsidR="00F46545"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Dalhousie University</w:t>
      </w:r>
    </w:p>
    <w:p w14:paraId="0B6EF9D3" w14:textId="62C94A93" w:rsidR="00DB13E1" w:rsidRDefault="00DB13E1" w:rsidP="00F46545">
      <w:pPr>
        <w:jc w:val="center"/>
        <w:rPr>
          <w:rFonts w:ascii="Arial" w:hAnsi="Arial" w:cs="Arial"/>
          <w:bCs/>
          <w:sz w:val="20"/>
          <w:szCs w:val="20"/>
          <w:shd w:val="clear" w:color="auto" w:fill="FFFFFF"/>
        </w:rPr>
      </w:pPr>
      <w:r>
        <w:rPr>
          <w:rFonts w:ascii="Arial" w:hAnsi="Arial" w:cs="Arial"/>
          <w:bCs/>
          <w:sz w:val="20"/>
          <w:szCs w:val="20"/>
          <w:shd w:val="clear" w:color="auto" w:fill="FFFFFF"/>
        </w:rPr>
        <w:t>Fisheries &amp; Oceans Canada</w:t>
      </w:r>
    </w:p>
    <w:p w14:paraId="5F3EC8EF" w14:textId="53A01C1A" w:rsidR="00DB13E1" w:rsidRDefault="00DB13E1" w:rsidP="00F46545">
      <w:pPr>
        <w:jc w:val="center"/>
        <w:rPr>
          <w:rFonts w:ascii="Arial" w:hAnsi="Arial" w:cs="Arial"/>
          <w:bCs/>
          <w:sz w:val="20"/>
          <w:szCs w:val="20"/>
          <w:shd w:val="clear" w:color="auto" w:fill="FFFFFF"/>
        </w:rPr>
      </w:pPr>
      <w:r>
        <w:rPr>
          <w:rFonts w:ascii="Arial" w:hAnsi="Arial" w:cs="Arial"/>
          <w:bCs/>
          <w:sz w:val="20"/>
          <w:szCs w:val="20"/>
          <w:shd w:val="clear" w:color="auto" w:fill="FFFFFF"/>
        </w:rPr>
        <w:t>Memorial University</w:t>
      </w:r>
    </w:p>
    <w:p w14:paraId="31F79EA3"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Parks Canada</w:t>
      </w:r>
    </w:p>
    <w:p w14:paraId="038D9CB9"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Natural Sciences &amp; Engineering Research Council of Canada</w:t>
      </w:r>
    </w:p>
    <w:p w14:paraId="6AC21FF3"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Nova Scotia Power Inc. </w:t>
      </w:r>
    </w:p>
    <w:p w14:paraId="345096B4" w14:textId="77777777" w:rsidR="00F46545" w:rsidRDefault="00F46545" w:rsidP="00F46545">
      <w:pPr>
        <w:jc w:val="center"/>
        <w:rPr>
          <w:rFonts w:ascii="Arial" w:hAnsi="Arial" w:cs="Arial"/>
          <w:b/>
          <w:sz w:val="20"/>
          <w:szCs w:val="20"/>
          <w:shd w:val="clear" w:color="auto" w:fill="FFFFFF"/>
        </w:rPr>
      </w:pPr>
    </w:p>
    <w:p w14:paraId="61DEACF0" w14:textId="77777777" w:rsidR="001737EF" w:rsidRDefault="001737EF" w:rsidP="001737EF">
      <w:pPr>
        <w:rPr>
          <w:rFonts w:asciiTheme="minorHAnsi" w:hAnsiTheme="minorHAnsi" w:cstheme="minorHAnsi"/>
        </w:rPr>
      </w:pPr>
      <w:bookmarkStart w:id="4" w:name="_Ref343024482"/>
      <w:bookmarkStart w:id="5" w:name="_Toc343038073"/>
    </w:p>
    <w:p w14:paraId="7612C5AA" w14:textId="0FE34066" w:rsidR="008C4EF6" w:rsidRPr="00F902F7" w:rsidRDefault="008C4EF6" w:rsidP="008C4EF6">
      <w:pPr>
        <w:jc w:val="center"/>
        <w:rPr>
          <w:rFonts w:ascii="Arial" w:hAnsi="Arial" w:cs="Arial"/>
          <w:b/>
          <w:bCs/>
          <w:sz w:val="20"/>
          <w:szCs w:val="20"/>
          <w:shd w:val="clear" w:color="auto" w:fill="FFFFFF"/>
        </w:rPr>
      </w:pPr>
      <w:r w:rsidRPr="00F902F7">
        <w:rPr>
          <w:rFonts w:ascii="Arial" w:hAnsi="Arial" w:cs="Arial"/>
          <w:b/>
          <w:bCs/>
          <w:sz w:val="20"/>
          <w:szCs w:val="20"/>
          <w:shd w:val="clear" w:color="auto" w:fill="FFFFFF"/>
        </w:rPr>
        <w:t xml:space="preserve">Documentation created and updated </w:t>
      </w:r>
      <w:r>
        <w:rPr>
          <w:rFonts w:ascii="Arial" w:hAnsi="Arial" w:cs="Arial"/>
          <w:b/>
          <w:bCs/>
          <w:sz w:val="20"/>
          <w:szCs w:val="20"/>
          <w:shd w:val="clear" w:color="auto" w:fill="FFFFFF"/>
        </w:rPr>
        <w:t xml:space="preserve">August, 2022, </w:t>
      </w:r>
      <w:r w:rsidRPr="00F902F7">
        <w:rPr>
          <w:rFonts w:ascii="Arial" w:hAnsi="Arial" w:cs="Arial"/>
          <w:b/>
          <w:bCs/>
          <w:sz w:val="20"/>
          <w:szCs w:val="20"/>
          <w:shd w:val="clear" w:color="auto" w:fill="FFFFFF"/>
        </w:rPr>
        <w:t>by:</w:t>
      </w:r>
    </w:p>
    <w:p w14:paraId="4935F694" w14:textId="77777777" w:rsidR="008C4EF6" w:rsidRDefault="008C4EF6" w:rsidP="008C4EF6">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Greig Oldford </w:t>
      </w:r>
    </w:p>
    <w:p w14:paraId="369D7052" w14:textId="77777777" w:rsidR="001737EF" w:rsidRDefault="001737EF" w:rsidP="001737EF">
      <w:pPr>
        <w:rPr>
          <w:rFonts w:asciiTheme="minorHAnsi" w:hAnsiTheme="minorHAnsi" w:cstheme="minorHAnsi"/>
        </w:rPr>
      </w:pPr>
    </w:p>
    <w:p w14:paraId="5B95C6C1" w14:textId="77777777" w:rsidR="001737EF" w:rsidRDefault="001737EF" w:rsidP="001737EF">
      <w:pPr>
        <w:rPr>
          <w:rFonts w:ascii="Calibri" w:hAnsi="Calibri"/>
          <w:lang w:val="en-US"/>
        </w:rPr>
      </w:pPr>
    </w:p>
    <w:p w14:paraId="1BF6AEA3" w14:textId="3677215D" w:rsidR="001737EF" w:rsidRDefault="001737EF" w:rsidP="001737EF">
      <w:pPr>
        <w:jc w:val="center"/>
        <w:rPr>
          <w:rFonts w:ascii="Calibri" w:hAnsi="Calibri"/>
          <w:lang w:val="en-US"/>
        </w:rPr>
      </w:pPr>
      <w:r w:rsidRPr="00F902F7">
        <w:rPr>
          <w:rFonts w:ascii="Calibri" w:hAnsi="Calibri"/>
          <w:b/>
          <w:bCs/>
          <w:lang w:val="en-US"/>
        </w:rPr>
        <w:t>For support</w:t>
      </w:r>
      <w:r w:rsidR="008C4EF6">
        <w:rPr>
          <w:rFonts w:ascii="Calibri" w:hAnsi="Calibri"/>
          <w:b/>
          <w:bCs/>
          <w:lang w:val="en-US"/>
        </w:rPr>
        <w:t>,</w:t>
      </w:r>
      <w:r w:rsidRPr="00F902F7">
        <w:rPr>
          <w:rFonts w:ascii="Calibri" w:hAnsi="Calibri"/>
          <w:b/>
          <w:bCs/>
          <w:lang w:val="en-US"/>
        </w:rPr>
        <w:t xml:space="preserve"> contact</w:t>
      </w:r>
      <w:r w:rsidR="008C4EF6">
        <w:rPr>
          <w:rFonts w:ascii="Calibri" w:hAnsi="Calibri"/>
          <w:b/>
          <w:bCs/>
          <w:lang w:val="en-US"/>
        </w:rPr>
        <w:t>:</w:t>
      </w:r>
      <w:r>
        <w:rPr>
          <w:rFonts w:ascii="Calibri" w:hAnsi="Calibri"/>
          <w:lang w:val="en-US"/>
        </w:rPr>
        <w:t xml:space="preserve"> </w:t>
      </w:r>
      <w:r w:rsidR="00F902F7">
        <w:rPr>
          <w:rFonts w:ascii="Calibri" w:hAnsi="Calibri"/>
          <w:lang w:val="en-US"/>
        </w:rPr>
        <w:t>g</w:t>
      </w:r>
      <w:r w:rsidR="008C4EF6">
        <w:rPr>
          <w:rFonts w:ascii="Calibri" w:hAnsi="Calibri"/>
          <w:lang w:val="en-US"/>
        </w:rPr>
        <w:t>reig.oldford@gmail.com</w:t>
      </w:r>
    </w:p>
    <w:p w14:paraId="6196527E" w14:textId="77777777" w:rsidR="00F46545" w:rsidRPr="001737EF" w:rsidRDefault="00F46545">
      <w:pPr>
        <w:rPr>
          <w:rFonts w:ascii="Arial" w:hAnsi="Arial" w:cs="Arial"/>
          <w:b/>
          <w:bCs/>
          <w:kern w:val="32"/>
          <w:sz w:val="32"/>
          <w:szCs w:val="32"/>
          <w:shd w:val="clear" w:color="auto" w:fill="FFFFFF"/>
          <w:lang w:val="en-US" w:eastAsia="ru-RU"/>
        </w:rPr>
      </w:pPr>
    </w:p>
    <w:p w14:paraId="5EE79D37" w14:textId="77777777" w:rsidR="001737EF" w:rsidRDefault="001737EF" w:rsidP="001737EF">
      <w:pPr>
        <w:jc w:val="center"/>
        <w:rPr>
          <w:rFonts w:ascii="Arial" w:hAnsi="Arial" w:cs="Arial"/>
          <w:b/>
          <w:sz w:val="20"/>
          <w:szCs w:val="20"/>
          <w:shd w:val="clear" w:color="auto" w:fill="FFFFFF"/>
        </w:rPr>
      </w:pPr>
    </w:p>
    <w:p w14:paraId="0618153C" w14:textId="22C203CF" w:rsidR="00F46545" w:rsidRPr="00F91C07" w:rsidRDefault="00F91C07" w:rsidP="00F46545">
      <w:pPr>
        <w:pStyle w:val="Heading1"/>
        <w:jc w:val="center"/>
        <w:rPr>
          <w:shd w:val="clear" w:color="auto" w:fill="FFFFFF"/>
          <w:lang w:val="en-CA"/>
        </w:rPr>
      </w:pPr>
      <w:bookmarkStart w:id="6" w:name="_Ref45368779"/>
      <w:bookmarkStart w:id="7" w:name="_Toc52020068"/>
      <w:bookmarkEnd w:id="4"/>
      <w:bookmarkEnd w:id="5"/>
      <w:r>
        <w:rPr>
          <w:shd w:val="clear" w:color="auto" w:fill="FFFFFF"/>
          <w:lang w:val="en-CA"/>
        </w:rPr>
        <w:t>Disclaimer and Licence</w:t>
      </w:r>
      <w:bookmarkEnd w:id="6"/>
      <w:bookmarkEnd w:id="7"/>
    </w:p>
    <w:p w14:paraId="5FD14823" w14:textId="3ADAE801" w:rsidR="00DB13E1" w:rsidRPr="00DB13E1" w:rsidRDefault="00F46545" w:rsidP="00DB13E1">
      <w:pPr>
        <w:rPr>
          <w:rFonts w:asciiTheme="minorHAnsi" w:hAnsiTheme="minorHAnsi" w:cstheme="minorHAnsi"/>
          <w:bCs/>
          <w:sz w:val="22"/>
          <w:szCs w:val="22"/>
          <w:shd w:val="clear" w:color="auto" w:fill="FFFFFF"/>
        </w:rPr>
      </w:pPr>
      <w:r w:rsidRPr="00DB13E1">
        <w:rPr>
          <w:rFonts w:asciiTheme="minorHAnsi" w:hAnsiTheme="minorHAnsi" w:cstheme="minorHAnsi"/>
          <w:bCs/>
          <w:sz w:val="22"/>
          <w:szCs w:val="22"/>
          <w:shd w:val="clear" w:color="auto" w:fill="FFFFFF"/>
        </w:rPr>
        <w:t>Herein, the "AUTHORS" shall refer to</w:t>
      </w:r>
      <w:r w:rsidR="00DB13E1" w:rsidRPr="00DB13E1">
        <w:rPr>
          <w:rFonts w:asciiTheme="minorHAnsi" w:hAnsiTheme="minorHAnsi" w:cstheme="minorHAnsi"/>
          <w:bCs/>
          <w:sz w:val="22"/>
          <w:szCs w:val="22"/>
          <w:shd w:val="clear" w:color="auto" w:fill="FFFFFF"/>
        </w:rPr>
        <w:t xml:space="preserve"> G Oldford and</w:t>
      </w:r>
      <w:r w:rsidRPr="00DB13E1">
        <w:rPr>
          <w:rFonts w:asciiTheme="minorHAnsi" w:hAnsiTheme="minorHAnsi" w:cstheme="minorHAnsi"/>
          <w:bCs/>
          <w:sz w:val="22"/>
          <w:szCs w:val="22"/>
          <w:shd w:val="clear" w:color="auto" w:fill="FFFFFF"/>
        </w:rPr>
        <w:t xml:space="preserve"> any and all contributing authors to the Fish Passage Extension </w:t>
      </w:r>
      <w:r w:rsidR="00DB13E1" w:rsidRPr="00DB13E1">
        <w:rPr>
          <w:rFonts w:asciiTheme="minorHAnsi" w:hAnsiTheme="minorHAnsi" w:cstheme="minorHAnsi"/>
          <w:bCs/>
          <w:sz w:val="22"/>
          <w:szCs w:val="22"/>
          <w:shd w:val="clear" w:color="auto" w:fill="FFFFFF"/>
        </w:rPr>
        <w:t xml:space="preserve">10.4 </w:t>
      </w:r>
      <w:r w:rsidR="00A97F08">
        <w:rPr>
          <w:rFonts w:asciiTheme="minorHAnsi" w:hAnsiTheme="minorHAnsi" w:cstheme="minorHAnsi"/>
          <w:bCs/>
          <w:sz w:val="22"/>
          <w:szCs w:val="22"/>
          <w:shd w:val="clear" w:color="auto" w:fill="FFFFFF"/>
        </w:rPr>
        <w:t xml:space="preserve">with Dendritic Connectivity Index </w:t>
      </w:r>
      <w:r w:rsidR="00DB13E1" w:rsidRPr="00DB13E1">
        <w:rPr>
          <w:rFonts w:asciiTheme="minorHAnsi" w:hAnsiTheme="minorHAnsi" w:cstheme="minorHAnsi"/>
          <w:bCs/>
          <w:sz w:val="22"/>
          <w:szCs w:val="22"/>
          <w:shd w:val="clear" w:color="auto" w:fill="FFFFFF"/>
        </w:rPr>
        <w:t xml:space="preserve">(FIPEX 10.4) </w:t>
      </w:r>
      <w:r w:rsidRPr="00DB13E1">
        <w:rPr>
          <w:rFonts w:asciiTheme="minorHAnsi" w:hAnsiTheme="minorHAnsi" w:cstheme="minorHAnsi"/>
          <w:bCs/>
          <w:sz w:val="22"/>
          <w:szCs w:val="22"/>
          <w:shd w:val="clear" w:color="auto" w:fill="FFFFFF"/>
        </w:rPr>
        <w:t xml:space="preserve">for ArcGIS™ </w:t>
      </w:r>
      <w:r w:rsidR="00DB13E1" w:rsidRPr="00DB13E1">
        <w:rPr>
          <w:rFonts w:asciiTheme="minorHAnsi" w:hAnsiTheme="minorHAnsi" w:cstheme="minorHAnsi"/>
          <w:bCs/>
          <w:sz w:val="22"/>
          <w:szCs w:val="22"/>
          <w:shd w:val="clear" w:color="auto" w:fill="FFFFFF"/>
        </w:rPr>
        <w:t xml:space="preserve">ArcMap 10.4+ </w:t>
      </w:r>
      <w:r w:rsidRPr="00DB13E1">
        <w:rPr>
          <w:rFonts w:asciiTheme="minorHAnsi" w:hAnsiTheme="minorHAnsi" w:cstheme="minorHAnsi"/>
          <w:bCs/>
          <w:sz w:val="22"/>
          <w:szCs w:val="22"/>
          <w:shd w:val="clear" w:color="auto" w:fill="FFFFFF"/>
        </w:rPr>
        <w:t xml:space="preserve">including but </w:t>
      </w:r>
      <w:r w:rsidRPr="00DB13E1">
        <w:rPr>
          <w:rFonts w:asciiTheme="minorHAnsi" w:hAnsiTheme="minorHAnsi" w:cstheme="minorHAnsi"/>
          <w:bCs/>
          <w:sz w:val="22"/>
          <w:szCs w:val="22"/>
          <w:shd w:val="clear" w:color="auto" w:fill="FFFFFF"/>
        </w:rPr>
        <w:lastRenderedPageBreak/>
        <w:t>not limited to the individuals, organizations and institutions responsible for funding and development of this product.</w:t>
      </w:r>
    </w:p>
    <w:p w14:paraId="64F35D0F" w14:textId="66D3A0EB" w:rsidR="00F46545" w:rsidRPr="00DB13E1" w:rsidRDefault="00F46545" w:rsidP="00DB13E1">
      <w:pPr>
        <w:rPr>
          <w:rFonts w:asciiTheme="minorHAnsi" w:hAnsiTheme="minorHAnsi" w:cstheme="minorHAnsi"/>
          <w:bCs/>
          <w:sz w:val="22"/>
          <w:szCs w:val="22"/>
          <w:shd w:val="clear" w:color="auto" w:fill="FFFFFF"/>
        </w:rPr>
      </w:pPr>
      <w:r w:rsidRPr="00DB13E1">
        <w:rPr>
          <w:rFonts w:asciiTheme="minorHAnsi" w:hAnsiTheme="minorHAnsi" w:cstheme="minorHAnsi"/>
          <w:bCs/>
          <w:sz w:val="22"/>
          <w:szCs w:val="22"/>
          <w:shd w:val="clear" w:color="auto" w:fill="FFFFFF"/>
        </w:rPr>
        <w:t xml:space="preserve">  </w:t>
      </w:r>
    </w:p>
    <w:p w14:paraId="6746067A" w14:textId="49DC800B" w:rsidR="00F46545" w:rsidRPr="00DB13E1" w:rsidRDefault="00F46545" w:rsidP="00DB13E1">
      <w:pPr>
        <w:rPr>
          <w:rFonts w:asciiTheme="minorHAnsi" w:hAnsiTheme="minorHAnsi" w:cstheme="minorHAnsi"/>
          <w:bCs/>
          <w:sz w:val="22"/>
          <w:szCs w:val="22"/>
          <w:shd w:val="clear" w:color="auto" w:fill="FFFFFF"/>
        </w:rPr>
      </w:pPr>
      <w:r w:rsidRPr="00DB13E1">
        <w:rPr>
          <w:rFonts w:asciiTheme="minorHAnsi" w:hAnsiTheme="minorHAnsi" w:cstheme="minorHAnsi"/>
          <w:bCs/>
          <w:sz w:val="22"/>
          <w:szCs w:val="22"/>
          <w:shd w:val="clear" w:color="auto" w:fill="FFFFFF"/>
        </w:rPr>
        <w:t>Herein, the "SOFTWARE PRODUCT" refers to the Fish Passage Extension</w:t>
      </w:r>
      <w:r w:rsidR="00DB13E1" w:rsidRPr="00DB13E1">
        <w:rPr>
          <w:rFonts w:asciiTheme="minorHAnsi" w:hAnsiTheme="minorHAnsi" w:cstheme="minorHAnsi"/>
          <w:bCs/>
          <w:sz w:val="22"/>
          <w:szCs w:val="22"/>
          <w:shd w:val="clear" w:color="auto" w:fill="FFFFFF"/>
        </w:rPr>
        <w:t xml:space="preserve"> 10.4</w:t>
      </w:r>
      <w:r w:rsidR="00A97F08">
        <w:rPr>
          <w:rFonts w:asciiTheme="minorHAnsi" w:hAnsiTheme="minorHAnsi" w:cstheme="minorHAnsi"/>
          <w:bCs/>
          <w:sz w:val="22"/>
          <w:szCs w:val="22"/>
          <w:shd w:val="clear" w:color="auto" w:fill="FFFFFF"/>
        </w:rPr>
        <w:t xml:space="preserve"> with Dendritic Connectivity Index</w:t>
      </w:r>
      <w:r w:rsidRPr="00DB13E1">
        <w:rPr>
          <w:rFonts w:asciiTheme="minorHAnsi" w:hAnsiTheme="minorHAnsi" w:cstheme="minorHAnsi"/>
          <w:bCs/>
          <w:sz w:val="22"/>
          <w:szCs w:val="22"/>
          <w:shd w:val="clear" w:color="auto" w:fill="FFFFFF"/>
        </w:rPr>
        <w:t xml:space="preserve"> (FIPEX</w:t>
      </w:r>
      <w:r w:rsidR="00DB13E1" w:rsidRPr="00DB13E1">
        <w:rPr>
          <w:rFonts w:asciiTheme="minorHAnsi" w:hAnsiTheme="minorHAnsi" w:cstheme="minorHAnsi"/>
          <w:bCs/>
          <w:sz w:val="22"/>
          <w:szCs w:val="22"/>
          <w:shd w:val="clear" w:color="auto" w:fill="FFFFFF"/>
        </w:rPr>
        <w:t xml:space="preserve"> 10.4</w:t>
      </w:r>
      <w:r w:rsidRPr="00DB13E1">
        <w:rPr>
          <w:rFonts w:asciiTheme="minorHAnsi" w:hAnsiTheme="minorHAnsi" w:cstheme="minorHAnsi"/>
          <w:bCs/>
          <w:sz w:val="22"/>
          <w:szCs w:val="22"/>
          <w:shd w:val="clear" w:color="auto" w:fill="FFFFFF"/>
        </w:rPr>
        <w:t xml:space="preserve">)  "add-in" / extension for the ESRI™ ArcGIS™ Desktop™ </w:t>
      </w:r>
      <w:r w:rsidR="00DB13E1" w:rsidRPr="00DB13E1">
        <w:rPr>
          <w:rFonts w:asciiTheme="minorHAnsi" w:hAnsiTheme="minorHAnsi" w:cstheme="minorHAnsi"/>
          <w:bCs/>
          <w:sz w:val="22"/>
          <w:szCs w:val="22"/>
          <w:shd w:val="clear" w:color="auto" w:fill="FFFFFF"/>
        </w:rPr>
        <w:t xml:space="preserve">(ArcMap 10.4+) </w:t>
      </w:r>
      <w:r w:rsidRPr="00DB13E1">
        <w:rPr>
          <w:rFonts w:asciiTheme="minorHAnsi" w:hAnsiTheme="minorHAnsi" w:cstheme="minorHAnsi"/>
          <w:bCs/>
          <w:sz w:val="22"/>
          <w:szCs w:val="22"/>
          <w:shd w:val="clear" w:color="auto" w:fill="FFFFFF"/>
        </w:rPr>
        <w:t xml:space="preserve">Software Suite. </w:t>
      </w:r>
    </w:p>
    <w:p w14:paraId="17DDA0D1" w14:textId="772A323B" w:rsidR="00DB13E1" w:rsidRPr="00DB13E1" w:rsidRDefault="00DB13E1" w:rsidP="00DB13E1">
      <w:pPr>
        <w:rPr>
          <w:rFonts w:asciiTheme="minorHAnsi" w:hAnsiTheme="minorHAnsi" w:cstheme="minorHAnsi"/>
          <w:bCs/>
          <w:sz w:val="22"/>
          <w:szCs w:val="22"/>
          <w:shd w:val="clear" w:color="auto" w:fill="FFFFFF"/>
        </w:rPr>
      </w:pPr>
    </w:p>
    <w:p w14:paraId="3BA2F1B6" w14:textId="751F950D" w:rsidR="00D42699" w:rsidRDefault="00D42699" w:rsidP="00D42699">
      <w:pPr>
        <w:pStyle w:val="NormalWeb"/>
        <w:jc w:val="center"/>
      </w:pPr>
      <w:r>
        <w:rPr>
          <w:rFonts w:asciiTheme="minorHAnsi" w:hAnsiTheme="minorHAnsi" w:cstheme="minorHAnsi"/>
          <w:bCs/>
          <w:noProof/>
          <w:sz w:val="22"/>
          <w:szCs w:val="22"/>
          <w:shd w:val="clear" w:color="auto" w:fill="FFFFFF"/>
        </w:rPr>
        <w:drawing>
          <wp:inline distT="0" distB="0" distL="0" distR="0" wp14:anchorId="3AF17092" wp14:editId="5B785167">
            <wp:extent cx="742950" cy="74295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57A60DEE" w14:textId="7C8DF9CD" w:rsidR="00D42699" w:rsidRDefault="00D42699" w:rsidP="00D42699">
      <w:pPr>
        <w:pStyle w:val="NormalWeb"/>
        <w:jc w:val="center"/>
      </w:pPr>
      <w:r>
        <w:t>This software is distributed under the "MIT License" for Open Source Software</w:t>
      </w:r>
    </w:p>
    <w:p w14:paraId="58CA8FF9" w14:textId="544AE561" w:rsidR="00D42699" w:rsidRDefault="00D42699" w:rsidP="00D42699">
      <w:pPr>
        <w:pStyle w:val="NormalWeb"/>
      </w:pPr>
      <w:r>
        <w:t>Copyright &lt;202</w:t>
      </w:r>
      <w:r w:rsidR="0055638E">
        <w:t>2</w:t>
      </w:r>
      <w:r>
        <w:t>&gt; &lt;G Oldford&gt;</w:t>
      </w:r>
    </w:p>
    <w:p w14:paraId="6E0219D9" w14:textId="77777777" w:rsidR="00D42699" w:rsidRDefault="00D42699" w:rsidP="00D42699">
      <w:pPr>
        <w:pStyle w:val="NormalWeb"/>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1A6843A" w14:textId="77777777" w:rsidR="00D42699" w:rsidRDefault="00D42699" w:rsidP="00D42699">
      <w:pPr>
        <w:pStyle w:val="NormalWeb"/>
      </w:pPr>
      <w:r>
        <w:t>The above copyright notice and this permission notice shall be included in all copies or substantial portions of the Software.</w:t>
      </w:r>
    </w:p>
    <w:p w14:paraId="4C2BA293" w14:textId="77777777" w:rsidR="00D42699" w:rsidRDefault="00D42699" w:rsidP="00D42699">
      <w:pPr>
        <w:pStyle w:val="NormalWeb"/>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D40ADEC" w14:textId="77777777" w:rsidR="00D42699" w:rsidRDefault="00D42699">
      <w:pPr>
        <w:rPr>
          <w:rFonts w:asciiTheme="minorHAnsi" w:hAnsiTheme="minorHAnsi" w:cstheme="minorHAnsi"/>
          <w:b/>
          <w:sz w:val="20"/>
          <w:szCs w:val="20"/>
          <w:shd w:val="clear" w:color="auto" w:fill="FFFFFF"/>
        </w:rPr>
      </w:pPr>
      <w:r>
        <w:rPr>
          <w:rFonts w:asciiTheme="minorHAnsi" w:hAnsiTheme="minorHAnsi" w:cstheme="minorHAnsi"/>
          <w:b/>
          <w:sz w:val="20"/>
          <w:szCs w:val="20"/>
          <w:shd w:val="clear" w:color="auto" w:fill="FFFFFF"/>
        </w:rPr>
        <w:br w:type="page"/>
      </w:r>
    </w:p>
    <w:p w14:paraId="59D3A42A" w14:textId="5069FDF6" w:rsidR="00F46545" w:rsidRPr="00D42699" w:rsidRDefault="00D42699" w:rsidP="00D42699">
      <w:pPr>
        <w:jc w:val="center"/>
        <w:rPr>
          <w:rFonts w:asciiTheme="minorHAnsi" w:hAnsiTheme="minorHAnsi" w:cstheme="minorHAnsi"/>
          <w:b/>
          <w:shd w:val="clear" w:color="auto" w:fill="FFFFFF"/>
        </w:rPr>
      </w:pPr>
      <w:r w:rsidRPr="00D42699">
        <w:rPr>
          <w:rFonts w:asciiTheme="minorHAnsi" w:hAnsiTheme="minorHAnsi" w:cstheme="minorHAnsi"/>
          <w:b/>
          <w:shd w:val="clear" w:color="auto" w:fill="FFFFFF"/>
        </w:rPr>
        <w:lastRenderedPageBreak/>
        <w:t>Attribution</w:t>
      </w:r>
    </w:p>
    <w:p w14:paraId="472197C2" w14:textId="6F43B71B" w:rsidR="00D42699" w:rsidRDefault="00D42699" w:rsidP="00D42699">
      <w:pPr>
        <w:jc w:val="center"/>
        <w:rPr>
          <w:rFonts w:asciiTheme="minorHAnsi" w:hAnsiTheme="minorHAnsi" w:cstheme="minorHAnsi"/>
          <w:b/>
          <w:sz w:val="20"/>
          <w:szCs w:val="20"/>
          <w:shd w:val="clear" w:color="auto" w:fill="FFFFFF"/>
        </w:rPr>
      </w:pPr>
      <w:r>
        <w:rPr>
          <w:rFonts w:asciiTheme="minorHAnsi" w:hAnsiTheme="minorHAnsi" w:cstheme="minorHAnsi"/>
          <w:b/>
          <w:sz w:val="20"/>
          <w:szCs w:val="20"/>
          <w:shd w:val="clear" w:color="auto" w:fill="FFFFFF"/>
        </w:rPr>
        <w:t>Please give attribution to this user manual and as:</w:t>
      </w:r>
    </w:p>
    <w:p w14:paraId="06EBB06F" w14:textId="1ADC4FD8" w:rsidR="00D42699" w:rsidRDefault="00D42699" w:rsidP="00F46545">
      <w:pPr>
        <w:rPr>
          <w:rFonts w:asciiTheme="minorHAnsi" w:hAnsiTheme="minorHAnsi" w:cstheme="minorHAnsi"/>
          <w:b/>
          <w:sz w:val="20"/>
          <w:szCs w:val="20"/>
          <w:shd w:val="clear" w:color="auto" w:fill="FFFFFF"/>
        </w:rPr>
      </w:pPr>
    </w:p>
    <w:p w14:paraId="10EFC9D1" w14:textId="5C029D6A" w:rsidR="00D42699" w:rsidRDefault="00A6703E" w:rsidP="00F46545">
      <w:pPr>
        <w:rPr>
          <w:rFonts w:asciiTheme="minorHAnsi" w:hAnsiTheme="minorHAnsi" w:cstheme="minorHAnsi"/>
          <w:b/>
          <w:sz w:val="20"/>
          <w:szCs w:val="20"/>
          <w:shd w:val="clear" w:color="auto" w:fill="FFFFFF"/>
        </w:rPr>
      </w:pPr>
      <w:r>
        <w:rPr>
          <w:rFonts w:asciiTheme="minorHAnsi" w:hAnsiTheme="minorHAnsi" w:cstheme="minorHAnsi"/>
          <w:b/>
          <w:noProof/>
          <w:sz w:val="20"/>
          <w:szCs w:val="20"/>
        </w:rPr>
        <mc:AlternateContent>
          <mc:Choice Requires="wps">
            <w:drawing>
              <wp:anchor distT="0" distB="0" distL="114300" distR="114300" simplePos="0" relativeHeight="251676672" behindDoc="0" locked="0" layoutInCell="1" allowOverlap="1" wp14:anchorId="41D77B6B" wp14:editId="3BB9A52E">
                <wp:simplePos x="0" y="0"/>
                <wp:positionH relativeFrom="column">
                  <wp:posOffset>356870</wp:posOffset>
                </wp:positionH>
                <wp:positionV relativeFrom="paragraph">
                  <wp:posOffset>111125</wp:posOffset>
                </wp:positionV>
                <wp:extent cx="5243195" cy="709295"/>
                <wp:effectExtent l="9525" t="12065" r="5080" b="12065"/>
                <wp:wrapNone/>
                <wp:docPr id="97" name="Text Box 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3195" cy="709295"/>
                        </a:xfrm>
                        <a:prstGeom prst="rect">
                          <a:avLst/>
                        </a:prstGeom>
                        <a:solidFill>
                          <a:schemeClr val="tx1">
                            <a:lumMod val="50000"/>
                            <a:lumOff val="50000"/>
                          </a:schemeClr>
                        </a:solidFill>
                        <a:ln w="9525">
                          <a:solidFill>
                            <a:srgbClr val="F8F8F8"/>
                          </a:solidFill>
                          <a:miter lim="800000"/>
                          <a:headEnd/>
                          <a:tailEnd/>
                        </a:ln>
                      </wps:spPr>
                      <wps:txbx>
                        <w:txbxContent>
                          <w:p w14:paraId="16385986" w14:textId="1F306BAD" w:rsidR="00386FF9" w:rsidRPr="00D42699" w:rsidRDefault="00386FF9" w:rsidP="00D42699">
                            <w:pPr>
                              <w:rPr>
                                <w:rFonts w:asciiTheme="minorHAnsi" w:hAnsiTheme="minorHAnsi" w:cstheme="minorHAnsi"/>
                                <w:b/>
                                <w:color w:val="FFFFFF" w:themeColor="background1"/>
                              </w:rPr>
                            </w:pPr>
                            <w:bookmarkStart w:id="8" w:name="_Hlk52285802"/>
                            <w:r w:rsidRPr="00D42699">
                              <w:rPr>
                                <w:rFonts w:asciiTheme="minorHAnsi" w:hAnsiTheme="minorHAnsi" w:cstheme="minorHAnsi"/>
                                <w:b/>
                                <w:color w:val="FFFFFF" w:themeColor="background1"/>
                              </w:rPr>
                              <w:t>Oldford, G</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L</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Cote, D</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Wiersma, Y</w:t>
                            </w:r>
                            <w:r>
                              <w:rPr>
                                <w:rFonts w:asciiTheme="minorHAnsi" w:hAnsiTheme="minorHAnsi" w:cstheme="minorHAnsi"/>
                                <w:b/>
                                <w:color w:val="FFFFFF" w:themeColor="background1"/>
                              </w:rPr>
                              <w:t>.F.</w:t>
                            </w:r>
                            <w:r w:rsidRPr="00D42699">
                              <w:rPr>
                                <w:rFonts w:asciiTheme="minorHAnsi" w:hAnsiTheme="minorHAnsi" w:cstheme="minorHAnsi"/>
                                <w:b/>
                                <w:color w:val="FFFFFF" w:themeColor="background1"/>
                              </w:rPr>
                              <w:t>, Kehler, D</w:t>
                            </w:r>
                            <w:r>
                              <w:rPr>
                                <w:rFonts w:asciiTheme="minorHAnsi" w:hAnsiTheme="minorHAnsi" w:cstheme="minorHAnsi"/>
                                <w:b/>
                                <w:color w:val="FFFFFF" w:themeColor="background1"/>
                              </w:rPr>
                              <w:t>.G.</w:t>
                            </w:r>
                            <w:r w:rsidRPr="00D42699">
                              <w:rPr>
                                <w:rFonts w:asciiTheme="minorHAnsi" w:hAnsiTheme="minorHAnsi" w:cstheme="minorHAnsi"/>
                                <w:b/>
                                <w:color w:val="FFFFFF" w:themeColor="background1"/>
                              </w:rPr>
                              <w:t>, Riefesel, G</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R</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xml:space="preserve"> (202</w:t>
                            </w:r>
                            <w:r w:rsidR="00A8204E">
                              <w:rPr>
                                <w:rFonts w:asciiTheme="minorHAnsi" w:hAnsiTheme="minorHAnsi" w:cstheme="minorHAnsi"/>
                                <w:b/>
                                <w:color w:val="FFFFFF" w:themeColor="background1"/>
                              </w:rPr>
                              <w:t>2</w:t>
                            </w:r>
                            <w:r w:rsidRPr="00D42699">
                              <w:rPr>
                                <w:rFonts w:asciiTheme="minorHAnsi" w:hAnsiTheme="minorHAnsi" w:cstheme="minorHAnsi"/>
                                <w:b/>
                                <w:color w:val="FFFFFF" w:themeColor="background1"/>
                              </w:rPr>
                              <w:t xml:space="preserve">).  </w:t>
                            </w:r>
                            <w:r w:rsidRPr="00D42699">
                              <w:rPr>
                                <w:rFonts w:asciiTheme="minorHAnsi" w:hAnsiTheme="minorHAnsi" w:cstheme="minorHAnsi"/>
                                <w:b/>
                                <w:i/>
                                <w:iCs/>
                                <w:color w:val="FFFFFF" w:themeColor="background1"/>
                              </w:rPr>
                              <w:t>The Fish Passage Extension (FIPEX) v10.4 for ArcMap 10.x with the Dendritic Connectivity Index</w:t>
                            </w:r>
                            <w:r>
                              <w:rPr>
                                <w:rFonts w:asciiTheme="minorHAnsi" w:hAnsiTheme="minorHAnsi" w:cstheme="minorHAnsi"/>
                                <w:b/>
                                <w:i/>
                                <w:iCs/>
                                <w:color w:val="FFFFFF" w:themeColor="background1"/>
                              </w:rPr>
                              <w:t xml:space="preserve"> (</w:t>
                            </w:r>
                            <w:r w:rsidRPr="00D42699">
                              <w:rPr>
                                <w:rFonts w:asciiTheme="minorHAnsi" w:hAnsiTheme="minorHAnsi" w:cstheme="minorHAnsi"/>
                                <w:b/>
                                <w:i/>
                                <w:iCs/>
                                <w:color w:val="FFFFFF" w:themeColor="background1"/>
                              </w:rPr>
                              <w:t>DCI</w:t>
                            </w:r>
                            <w:r>
                              <w:rPr>
                                <w:rFonts w:asciiTheme="minorHAnsi" w:hAnsiTheme="minorHAnsi" w:cstheme="minorHAnsi"/>
                                <w:b/>
                                <w:i/>
                                <w:iCs/>
                                <w:color w:val="FFFFFF" w:themeColor="background1"/>
                              </w:rPr>
                              <w:t>)</w:t>
                            </w:r>
                            <w:r w:rsidRPr="00D42699">
                              <w:rPr>
                                <w:rFonts w:asciiTheme="minorHAnsi" w:hAnsiTheme="minorHAnsi" w:cstheme="minorHAnsi"/>
                                <w:b/>
                                <w:i/>
                                <w:iCs/>
                                <w:color w:val="FFFFFF" w:themeColor="background1"/>
                              </w:rPr>
                              <w:t xml:space="preserve"> for R: User Manual</w:t>
                            </w:r>
                            <w:r w:rsidRPr="00D42699">
                              <w:rPr>
                                <w:rFonts w:asciiTheme="minorHAnsi" w:hAnsiTheme="minorHAnsi" w:cstheme="minorHAnsi"/>
                                <w:b/>
                                <w:color w:val="FFFFFF" w:themeColor="background1"/>
                              </w:rPr>
                              <w:t>. Vancouver, British Columbia.</w:t>
                            </w:r>
                            <w:bookmarkEnd w:id="8"/>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1D77B6B" id="_x0000_t202" coordsize="21600,21600" o:spt="202" path="m,l,21600r21600,l21600,xe">
                <v:stroke joinstyle="miter"/>
                <v:path gradientshapeok="t" o:connecttype="rect"/>
              </v:shapetype>
              <v:shape id="Text Box 443" o:spid="_x0000_s1026" type="#_x0000_t202" style="position:absolute;margin-left:28.1pt;margin-top:8.75pt;width:412.85pt;height:55.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" fillcolor="gray [1629]" strokecolor="#f8f8f8">
                <v:textbox>
                  <w:txbxContent>
                    <w:p w14:paraId="16385986" w14:textId="1F306BAD" w:rsidR="00386FF9" w:rsidRPr="00D42699" w:rsidRDefault="00386FF9" w:rsidP="00D42699">
                      <w:pPr>
                        <w:rPr>
                          <w:rFonts w:asciiTheme="minorHAnsi" w:hAnsiTheme="minorHAnsi" w:cstheme="minorHAnsi"/>
                          <w:b/>
                          <w:color w:val="FFFFFF" w:themeColor="background1"/>
                        </w:rPr>
                      </w:pPr>
                      <w:bookmarkStart w:id="9" w:name="_Hlk52285802"/>
                      <w:r w:rsidRPr="00D42699">
                        <w:rPr>
                          <w:rFonts w:asciiTheme="minorHAnsi" w:hAnsiTheme="minorHAnsi" w:cstheme="minorHAnsi"/>
                          <w:b/>
                          <w:color w:val="FFFFFF" w:themeColor="background1"/>
                        </w:rPr>
                        <w:t>Oldford, G</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L</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Cote, D</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Wiersma, Y</w:t>
                      </w:r>
                      <w:r>
                        <w:rPr>
                          <w:rFonts w:asciiTheme="minorHAnsi" w:hAnsiTheme="minorHAnsi" w:cstheme="minorHAnsi"/>
                          <w:b/>
                          <w:color w:val="FFFFFF" w:themeColor="background1"/>
                        </w:rPr>
                        <w:t>.F.</w:t>
                      </w:r>
                      <w:r w:rsidRPr="00D42699">
                        <w:rPr>
                          <w:rFonts w:asciiTheme="minorHAnsi" w:hAnsiTheme="minorHAnsi" w:cstheme="minorHAnsi"/>
                          <w:b/>
                          <w:color w:val="FFFFFF" w:themeColor="background1"/>
                        </w:rPr>
                        <w:t>, Kehler, D</w:t>
                      </w:r>
                      <w:r>
                        <w:rPr>
                          <w:rFonts w:asciiTheme="minorHAnsi" w:hAnsiTheme="minorHAnsi" w:cstheme="minorHAnsi"/>
                          <w:b/>
                          <w:color w:val="FFFFFF" w:themeColor="background1"/>
                        </w:rPr>
                        <w:t>.G.</w:t>
                      </w:r>
                      <w:r w:rsidRPr="00D42699">
                        <w:rPr>
                          <w:rFonts w:asciiTheme="minorHAnsi" w:hAnsiTheme="minorHAnsi" w:cstheme="minorHAnsi"/>
                          <w:b/>
                          <w:color w:val="FFFFFF" w:themeColor="background1"/>
                        </w:rPr>
                        <w:t>, Riefesel, G</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R</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xml:space="preserve"> (202</w:t>
                      </w:r>
                      <w:r w:rsidR="00A8204E">
                        <w:rPr>
                          <w:rFonts w:asciiTheme="minorHAnsi" w:hAnsiTheme="minorHAnsi" w:cstheme="minorHAnsi"/>
                          <w:b/>
                          <w:color w:val="FFFFFF" w:themeColor="background1"/>
                        </w:rPr>
                        <w:t>2</w:t>
                      </w:r>
                      <w:r w:rsidRPr="00D42699">
                        <w:rPr>
                          <w:rFonts w:asciiTheme="minorHAnsi" w:hAnsiTheme="minorHAnsi" w:cstheme="minorHAnsi"/>
                          <w:b/>
                          <w:color w:val="FFFFFF" w:themeColor="background1"/>
                        </w:rPr>
                        <w:t xml:space="preserve">).  </w:t>
                      </w:r>
                      <w:r w:rsidRPr="00D42699">
                        <w:rPr>
                          <w:rFonts w:asciiTheme="minorHAnsi" w:hAnsiTheme="minorHAnsi" w:cstheme="minorHAnsi"/>
                          <w:b/>
                          <w:i/>
                          <w:iCs/>
                          <w:color w:val="FFFFFF" w:themeColor="background1"/>
                        </w:rPr>
                        <w:t>The Fish Passage Extension (FIPEX) v10.4 for ArcMap 10.x with the Dendritic Connectivity Index</w:t>
                      </w:r>
                      <w:r>
                        <w:rPr>
                          <w:rFonts w:asciiTheme="minorHAnsi" w:hAnsiTheme="minorHAnsi" w:cstheme="minorHAnsi"/>
                          <w:b/>
                          <w:i/>
                          <w:iCs/>
                          <w:color w:val="FFFFFF" w:themeColor="background1"/>
                        </w:rPr>
                        <w:t xml:space="preserve"> (</w:t>
                      </w:r>
                      <w:r w:rsidRPr="00D42699">
                        <w:rPr>
                          <w:rFonts w:asciiTheme="minorHAnsi" w:hAnsiTheme="minorHAnsi" w:cstheme="minorHAnsi"/>
                          <w:b/>
                          <w:i/>
                          <w:iCs/>
                          <w:color w:val="FFFFFF" w:themeColor="background1"/>
                        </w:rPr>
                        <w:t>DCI</w:t>
                      </w:r>
                      <w:r>
                        <w:rPr>
                          <w:rFonts w:asciiTheme="minorHAnsi" w:hAnsiTheme="minorHAnsi" w:cstheme="minorHAnsi"/>
                          <w:b/>
                          <w:i/>
                          <w:iCs/>
                          <w:color w:val="FFFFFF" w:themeColor="background1"/>
                        </w:rPr>
                        <w:t>)</w:t>
                      </w:r>
                      <w:r w:rsidRPr="00D42699">
                        <w:rPr>
                          <w:rFonts w:asciiTheme="minorHAnsi" w:hAnsiTheme="minorHAnsi" w:cstheme="minorHAnsi"/>
                          <w:b/>
                          <w:i/>
                          <w:iCs/>
                          <w:color w:val="FFFFFF" w:themeColor="background1"/>
                        </w:rPr>
                        <w:t xml:space="preserve"> for R: User Manual</w:t>
                      </w:r>
                      <w:r w:rsidRPr="00D42699">
                        <w:rPr>
                          <w:rFonts w:asciiTheme="minorHAnsi" w:hAnsiTheme="minorHAnsi" w:cstheme="minorHAnsi"/>
                          <w:b/>
                          <w:color w:val="FFFFFF" w:themeColor="background1"/>
                        </w:rPr>
                        <w:t>. Vancouver, British Columbia.</w:t>
                      </w:r>
                      <w:bookmarkEnd w:id="9"/>
                    </w:p>
                  </w:txbxContent>
                </v:textbox>
              </v:shape>
            </w:pict>
          </mc:Fallback>
        </mc:AlternateContent>
      </w:r>
    </w:p>
    <w:p w14:paraId="50EBBBC6" w14:textId="7E8F8181" w:rsidR="00D42699" w:rsidRDefault="00D42699" w:rsidP="00F46545">
      <w:pPr>
        <w:rPr>
          <w:rFonts w:asciiTheme="minorHAnsi" w:hAnsiTheme="minorHAnsi" w:cstheme="minorHAnsi"/>
          <w:b/>
          <w:sz w:val="20"/>
          <w:szCs w:val="20"/>
          <w:shd w:val="clear" w:color="auto" w:fill="FFFFFF"/>
        </w:rPr>
      </w:pPr>
    </w:p>
    <w:p w14:paraId="62682540" w14:textId="77777777" w:rsidR="00D42699" w:rsidRDefault="00D42699" w:rsidP="00F46545">
      <w:pPr>
        <w:rPr>
          <w:rFonts w:asciiTheme="minorHAnsi" w:hAnsiTheme="minorHAnsi" w:cstheme="minorHAnsi"/>
          <w:b/>
          <w:sz w:val="20"/>
          <w:szCs w:val="20"/>
          <w:shd w:val="clear" w:color="auto" w:fill="FFFFFF"/>
        </w:rPr>
      </w:pPr>
    </w:p>
    <w:p w14:paraId="4925A9F9" w14:textId="194F3A89" w:rsidR="00D42699" w:rsidRPr="00B117AF" w:rsidRDefault="00D42699" w:rsidP="00F46545">
      <w:pPr>
        <w:rPr>
          <w:rFonts w:asciiTheme="minorHAnsi" w:hAnsiTheme="minorHAnsi" w:cstheme="minorHAnsi"/>
          <w:b/>
          <w:sz w:val="20"/>
          <w:szCs w:val="20"/>
          <w:shd w:val="clear" w:color="auto" w:fill="FFFFFF"/>
        </w:rPr>
      </w:pPr>
    </w:p>
    <w:p w14:paraId="274DC8FC" w14:textId="77777777" w:rsidR="00F46545" w:rsidRPr="00B117AF" w:rsidRDefault="00F46545" w:rsidP="00F46545">
      <w:pPr>
        <w:rPr>
          <w:rFonts w:asciiTheme="minorHAnsi" w:hAnsiTheme="minorHAnsi" w:cstheme="minorHAnsi"/>
          <w:b/>
          <w:lang w:val="en-US" w:eastAsia="ru-RU"/>
        </w:rPr>
      </w:pPr>
    </w:p>
    <w:p w14:paraId="1F95E25A" w14:textId="77777777" w:rsidR="00D42699" w:rsidRDefault="00D42699" w:rsidP="00D42699">
      <w:pPr>
        <w:jc w:val="center"/>
        <w:rPr>
          <w:rFonts w:asciiTheme="minorHAnsi" w:hAnsiTheme="minorHAnsi"/>
          <w:sz w:val="22"/>
          <w:szCs w:val="22"/>
          <w:shd w:val="clear" w:color="auto" w:fill="FFFFFF"/>
        </w:rPr>
      </w:pPr>
    </w:p>
    <w:p w14:paraId="7C790752" w14:textId="77777777" w:rsidR="00F46545" w:rsidRPr="00615C95" w:rsidRDefault="00F46545" w:rsidP="00F46545">
      <w:pPr>
        <w:rPr>
          <w:lang w:val="en-US" w:eastAsia="ru-RU"/>
        </w:rPr>
      </w:pPr>
    </w:p>
    <w:p w14:paraId="4A1ACC26" w14:textId="4565BF01" w:rsidR="00F46545" w:rsidRDefault="00F46545" w:rsidP="00F46545">
      <w:pPr>
        <w:ind w:left="720"/>
        <w:rPr>
          <w:rFonts w:asciiTheme="minorHAnsi" w:hAnsiTheme="minorHAnsi" w:cstheme="minorHAnsi"/>
          <w:color w:val="FFFFFF" w:themeColor="background1"/>
        </w:rPr>
      </w:pPr>
    </w:p>
    <w:p w14:paraId="0116B549" w14:textId="77777777" w:rsidR="00F46545" w:rsidRDefault="00F46545" w:rsidP="00F46545">
      <w:pPr>
        <w:ind w:left="720"/>
        <w:rPr>
          <w:rFonts w:asciiTheme="minorHAnsi" w:hAnsiTheme="minorHAnsi" w:cstheme="minorHAnsi"/>
          <w:color w:val="FFFFFF" w:themeColor="background1"/>
        </w:rPr>
      </w:pPr>
    </w:p>
    <w:p w14:paraId="5F355F13" w14:textId="77777777" w:rsidR="00F46545" w:rsidRDefault="00F46545" w:rsidP="00F46545">
      <w:pPr>
        <w:ind w:left="720"/>
        <w:rPr>
          <w:rFonts w:asciiTheme="minorHAnsi" w:hAnsiTheme="minorHAnsi" w:cstheme="minorHAnsi"/>
        </w:rPr>
      </w:pPr>
    </w:p>
    <w:p w14:paraId="1D8D4687" w14:textId="77777777" w:rsidR="00F46545" w:rsidRDefault="00F46545" w:rsidP="00F46545">
      <w:pPr>
        <w:ind w:left="720"/>
        <w:rPr>
          <w:rFonts w:asciiTheme="minorHAnsi" w:hAnsiTheme="minorHAnsi" w:cstheme="minorHAnsi"/>
        </w:rPr>
      </w:pPr>
    </w:p>
    <w:p w14:paraId="4FD77A31" w14:textId="77777777" w:rsidR="00F46545" w:rsidRDefault="00F46545" w:rsidP="00F46545">
      <w:pPr>
        <w:ind w:left="720"/>
        <w:rPr>
          <w:rFonts w:asciiTheme="minorHAnsi" w:hAnsiTheme="minorHAnsi" w:cstheme="minorHAnsi"/>
        </w:rPr>
      </w:pPr>
    </w:p>
    <w:p w14:paraId="187778C7" w14:textId="77777777" w:rsidR="00F46545" w:rsidRDefault="00F46545" w:rsidP="00F46545">
      <w:pPr>
        <w:ind w:left="720"/>
        <w:rPr>
          <w:rFonts w:asciiTheme="minorHAnsi" w:hAnsiTheme="minorHAnsi" w:cstheme="minorHAnsi"/>
        </w:rPr>
      </w:pPr>
    </w:p>
    <w:p w14:paraId="3A612F01" w14:textId="77777777" w:rsidR="00F46545" w:rsidRDefault="00F46545" w:rsidP="00F46545">
      <w:pPr>
        <w:ind w:left="720"/>
        <w:rPr>
          <w:rFonts w:asciiTheme="minorHAnsi" w:hAnsiTheme="minorHAnsi" w:cstheme="minorHAnsi"/>
        </w:rPr>
      </w:pPr>
    </w:p>
    <w:p w14:paraId="3D55027E" w14:textId="77777777" w:rsidR="00F46545" w:rsidRDefault="00F46545">
      <w:pPr>
        <w:rPr>
          <w:rFonts w:ascii="Calibri" w:hAnsi="Calibri"/>
          <w:lang w:val="en-US"/>
        </w:rPr>
      </w:pPr>
      <w:r>
        <w:rPr>
          <w:rFonts w:ascii="Calibri" w:hAnsi="Calibri"/>
          <w:lang w:val="en-US"/>
        </w:rPr>
        <w:br w:type="page"/>
      </w:r>
    </w:p>
    <w:p w14:paraId="014D8068" w14:textId="77777777" w:rsidR="00F46545" w:rsidRDefault="00F46545" w:rsidP="00F46545">
      <w:pPr>
        <w:rPr>
          <w:lang w:val="en-US"/>
        </w:rPr>
      </w:pPr>
    </w:p>
    <w:p w14:paraId="1543C716" w14:textId="78F97E12" w:rsidR="00860300" w:rsidRPr="00AF1352" w:rsidRDefault="00174891" w:rsidP="00B964A2">
      <w:pPr>
        <w:pStyle w:val="Heading1"/>
        <w:numPr>
          <w:ilvl w:val="0"/>
          <w:numId w:val="21"/>
        </w:numPr>
        <w:rPr>
          <w:rFonts w:asciiTheme="minorHAnsi" w:hAnsiTheme="minorHAnsi" w:cstheme="minorHAnsi"/>
          <w:lang w:val="en-US"/>
        </w:rPr>
      </w:pPr>
      <w:bookmarkStart w:id="10" w:name="_Toc52020069"/>
      <w:r w:rsidRPr="00AF1352">
        <w:rPr>
          <w:rFonts w:asciiTheme="minorHAnsi" w:hAnsiTheme="minorHAnsi" w:cstheme="minorHAnsi"/>
          <w:lang w:val="en-US"/>
        </w:rPr>
        <w:t>Preface</w:t>
      </w:r>
      <w:bookmarkEnd w:id="2"/>
      <w:bookmarkEnd w:id="10"/>
    </w:p>
    <w:p w14:paraId="64395E66" w14:textId="77777777" w:rsidR="00BC4C25" w:rsidRDefault="00796D5D" w:rsidP="003323A0">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07E7585F" w14:textId="77777777" w:rsidR="00796D5D" w:rsidRPr="00AF1352" w:rsidRDefault="00796D5D" w:rsidP="003323A0">
      <w:pPr>
        <w:ind w:left="86" w:right="639"/>
        <w:rPr>
          <w:rFonts w:asciiTheme="minorHAnsi" w:hAnsiTheme="minorHAnsi" w:cstheme="minorHAnsi"/>
        </w:rPr>
      </w:pPr>
    </w:p>
    <w:p w14:paraId="5135E01F" w14:textId="0DCB0FE5" w:rsidR="00BC4C25" w:rsidRPr="00AF1352" w:rsidRDefault="00AE0EE5" w:rsidP="003323A0">
      <w:pPr>
        <w:ind w:left="86" w:right="639"/>
        <w:rPr>
          <w:rFonts w:asciiTheme="minorHAnsi" w:hAnsiTheme="minorHAnsi" w:cstheme="minorHAnsi"/>
        </w:rPr>
      </w:pPr>
      <w:r>
        <w:rPr>
          <w:rFonts w:asciiTheme="minorHAnsi" w:hAnsiTheme="minorHAnsi" w:cstheme="minorHAnsi"/>
        </w:rPr>
        <w:t xml:space="preserve">The extensive fragmentation of river systems due to damming, road construction, and other </w:t>
      </w:r>
      <w:r w:rsidR="001F6B02">
        <w:rPr>
          <w:rFonts w:asciiTheme="minorHAnsi" w:hAnsiTheme="minorHAnsi" w:cstheme="minorHAnsi"/>
        </w:rPr>
        <w:t>development</w:t>
      </w:r>
      <w:r>
        <w:rPr>
          <w:rFonts w:asciiTheme="minorHAnsi" w:hAnsiTheme="minorHAnsi" w:cstheme="minorHAnsi"/>
        </w:rPr>
        <w:t xml:space="preserve"> is a problem that many governments, </w:t>
      </w:r>
      <w:r w:rsidR="00994780">
        <w:rPr>
          <w:rFonts w:asciiTheme="minorHAnsi" w:hAnsiTheme="minorHAnsi" w:cstheme="minorHAnsi"/>
        </w:rPr>
        <w:t xml:space="preserve">academic institutions, </w:t>
      </w:r>
      <w:r>
        <w:rPr>
          <w:rFonts w:asciiTheme="minorHAnsi" w:hAnsiTheme="minorHAnsi" w:cstheme="minorHAnsi"/>
        </w:rPr>
        <w:t xml:space="preserve">communities, </w:t>
      </w:r>
      <w:r w:rsidR="00994780">
        <w:rPr>
          <w:rFonts w:asciiTheme="minorHAnsi" w:hAnsiTheme="minorHAnsi" w:cstheme="minorHAnsi"/>
        </w:rPr>
        <w:t xml:space="preserve">corporations, </w:t>
      </w:r>
      <w:r>
        <w:rPr>
          <w:rFonts w:asciiTheme="minorHAnsi" w:hAnsiTheme="minorHAnsi" w:cstheme="minorHAnsi"/>
        </w:rPr>
        <w:t xml:space="preserve">and environmental groups are trying to solve.  On the path to recovery of </w:t>
      </w:r>
      <w:r w:rsidRPr="00252E51">
        <w:rPr>
          <w:rFonts w:asciiTheme="minorHAnsi" w:hAnsiTheme="minorHAnsi" w:cstheme="minorHAnsi"/>
        </w:rPr>
        <w:t>longitudinal connectivity (</w:t>
      </w:r>
      <w:r>
        <w:rPr>
          <w:rFonts w:asciiTheme="minorHAnsi" w:hAnsiTheme="minorHAnsi" w:cstheme="minorHAnsi"/>
        </w:rPr>
        <w:t>i.e., connectivity from headwaters to ocean / outflow) of river systems m</w:t>
      </w:r>
      <w:r w:rsidR="00363D81" w:rsidRPr="00AF1352">
        <w:rPr>
          <w:rFonts w:asciiTheme="minorHAnsi" w:hAnsiTheme="minorHAnsi" w:cstheme="minorHAnsi"/>
        </w:rPr>
        <w:t>any questions arise</w:t>
      </w:r>
      <w:r>
        <w:rPr>
          <w:rFonts w:asciiTheme="minorHAnsi" w:hAnsiTheme="minorHAnsi" w:cstheme="minorHAnsi"/>
        </w:rPr>
        <w:t>, including</w:t>
      </w:r>
      <w:r w:rsidR="00E657EC">
        <w:rPr>
          <w:rFonts w:asciiTheme="minorHAnsi" w:hAnsiTheme="minorHAnsi" w:cstheme="minorHAnsi"/>
        </w:rPr>
        <w:t>:</w:t>
      </w:r>
      <w:r w:rsidR="00363D81" w:rsidRPr="00AF1352">
        <w:rPr>
          <w:rFonts w:asciiTheme="minorHAnsi" w:hAnsiTheme="minorHAnsi" w:cstheme="minorHAnsi"/>
        </w:rPr>
        <w:t xml:space="preserve">  </w:t>
      </w:r>
    </w:p>
    <w:p w14:paraId="1AE3D42A" w14:textId="77777777" w:rsidR="00BC4C25" w:rsidRDefault="00BC4C25" w:rsidP="003323A0">
      <w:pPr>
        <w:ind w:left="86" w:right="639"/>
        <w:rPr>
          <w:rFonts w:asciiTheme="minorHAnsi" w:hAnsiTheme="minorHAnsi" w:cstheme="minorHAnsi"/>
        </w:rPr>
      </w:pPr>
    </w:p>
    <w:p w14:paraId="314F0D00" w14:textId="77777777" w:rsidR="00E657EC" w:rsidRPr="001854C9" w:rsidRDefault="00E657EC"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fragmented is a river system?</w:t>
      </w:r>
    </w:p>
    <w:p w14:paraId="40B28640" w14:textId="77777777" w:rsidR="00E657EC" w:rsidRPr="001854C9" w:rsidRDefault="00E657EC"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much of the fragmentation is due to anthropogenic barriers?</w:t>
      </w:r>
    </w:p>
    <w:p w14:paraId="1BD52982" w14:textId="77777777" w:rsidR="008C1648" w:rsidRPr="001854C9" w:rsidRDefault="00E657EC"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 xml:space="preserve">How much does each barrier contribute to local fragmentation? </w:t>
      </w:r>
    </w:p>
    <w:p w14:paraId="5BA6150D" w14:textId="77777777" w:rsidR="00E657EC" w:rsidRPr="001854C9" w:rsidRDefault="008C1648"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much does each barrier contribute to s</w:t>
      </w:r>
      <w:r w:rsidR="00E657EC" w:rsidRPr="001854C9">
        <w:rPr>
          <w:rFonts w:asciiTheme="minorHAnsi" w:hAnsiTheme="minorHAnsi" w:cstheme="minorHAnsi"/>
          <w:i/>
        </w:rPr>
        <w:t>ystem-wide fragmentation?</w:t>
      </w:r>
    </w:p>
    <w:p w14:paraId="0D826FBD" w14:textId="5A3DB38B" w:rsidR="00BC4C25" w:rsidRPr="001854C9" w:rsidRDefault="00436858"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much habitat</w:t>
      </w:r>
      <w:r w:rsidR="00DB13E1" w:rsidRPr="001854C9">
        <w:rPr>
          <w:rFonts w:asciiTheme="minorHAnsi" w:hAnsiTheme="minorHAnsi" w:cstheme="minorHAnsi"/>
          <w:i/>
        </w:rPr>
        <w:t xml:space="preserve"> or proportion of the river</w:t>
      </w:r>
      <w:r w:rsidRPr="001854C9">
        <w:rPr>
          <w:rFonts w:asciiTheme="minorHAnsi" w:hAnsiTheme="minorHAnsi" w:cstheme="minorHAnsi"/>
          <w:i/>
        </w:rPr>
        <w:t xml:space="preserve"> will be restored or reconnected by a given project?</w:t>
      </w:r>
    </w:p>
    <w:p w14:paraId="60055B3B" w14:textId="77777777" w:rsidR="00BC4C25" w:rsidRPr="001854C9" w:rsidRDefault="00436858"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What kind of habitat will be made available?</w:t>
      </w:r>
    </w:p>
    <w:p w14:paraId="4889E1C4" w14:textId="77777777" w:rsidR="00BC4C25" w:rsidRPr="001854C9" w:rsidRDefault="00BC4C25"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can limited funds be used most effectively</w:t>
      </w:r>
      <w:r w:rsidR="00436858" w:rsidRPr="001854C9">
        <w:rPr>
          <w:rFonts w:asciiTheme="minorHAnsi" w:hAnsiTheme="minorHAnsi" w:cstheme="minorHAnsi"/>
          <w:i/>
        </w:rPr>
        <w:t>?</w:t>
      </w:r>
    </w:p>
    <w:p w14:paraId="6CA6F54A" w14:textId="77777777" w:rsidR="00BC4C25" w:rsidRPr="00AF1352" w:rsidRDefault="00BC4C25" w:rsidP="003323A0">
      <w:pPr>
        <w:ind w:left="86" w:right="639"/>
        <w:rPr>
          <w:rFonts w:asciiTheme="minorHAnsi" w:hAnsiTheme="minorHAnsi" w:cstheme="minorHAnsi"/>
        </w:rPr>
      </w:pPr>
    </w:p>
    <w:p w14:paraId="5C1D16F6" w14:textId="2E6E3EAA" w:rsidR="00E657EC" w:rsidRDefault="00AE0EE5" w:rsidP="003323A0">
      <w:pPr>
        <w:ind w:left="86" w:right="639"/>
        <w:rPr>
          <w:rFonts w:asciiTheme="minorHAnsi" w:hAnsiTheme="minorHAnsi" w:cstheme="minorHAnsi"/>
        </w:rPr>
      </w:pPr>
      <w:r>
        <w:rPr>
          <w:rFonts w:asciiTheme="minorHAnsi" w:hAnsiTheme="minorHAnsi" w:cstheme="minorHAnsi"/>
        </w:rPr>
        <w:t xml:space="preserve">River </w:t>
      </w:r>
      <w:r w:rsidRPr="00AF1352">
        <w:rPr>
          <w:rFonts w:asciiTheme="minorHAnsi" w:hAnsiTheme="minorHAnsi" w:cstheme="minorHAnsi"/>
        </w:rPr>
        <w:t xml:space="preserve">systems present unique challenges </w:t>
      </w:r>
      <w:r w:rsidR="00DE7F1A">
        <w:rPr>
          <w:rFonts w:asciiTheme="minorHAnsi" w:hAnsiTheme="minorHAnsi" w:cstheme="minorHAnsi"/>
        </w:rPr>
        <w:t xml:space="preserve">for </w:t>
      </w:r>
      <w:r w:rsidRPr="00AF1352">
        <w:rPr>
          <w:rFonts w:asciiTheme="minorHAnsi" w:hAnsiTheme="minorHAnsi" w:cstheme="minorHAnsi"/>
        </w:rPr>
        <w:t>assess</w:t>
      </w:r>
      <w:r w:rsidR="00DE7F1A">
        <w:rPr>
          <w:rFonts w:asciiTheme="minorHAnsi" w:hAnsiTheme="minorHAnsi" w:cstheme="minorHAnsi"/>
        </w:rPr>
        <w:t>ing</w:t>
      </w:r>
      <w:r w:rsidRPr="00AF1352">
        <w:rPr>
          <w:rFonts w:asciiTheme="minorHAnsi" w:hAnsiTheme="minorHAnsi" w:cstheme="minorHAnsi"/>
        </w:rPr>
        <w:t xml:space="preserve"> the </w:t>
      </w:r>
      <w:r w:rsidR="00252E51">
        <w:rPr>
          <w:rFonts w:asciiTheme="minorHAnsi" w:hAnsiTheme="minorHAnsi" w:cstheme="minorHAnsi"/>
        </w:rPr>
        <w:t xml:space="preserve">impacts of barriers and </w:t>
      </w:r>
      <w:r w:rsidRPr="00AF1352">
        <w:rPr>
          <w:rFonts w:asciiTheme="minorHAnsi" w:hAnsiTheme="minorHAnsi" w:cstheme="minorHAnsi"/>
        </w:rPr>
        <w:t>costs</w:t>
      </w:r>
      <w:r w:rsidRPr="00AF1352">
        <w:rPr>
          <w:rFonts w:asciiTheme="minorHAnsi" w:hAnsiTheme="minorHAnsi" w:cstheme="minorHAnsi"/>
          <w:lang w:val="en-US"/>
        </w:rPr>
        <w:t>/</w:t>
      </w:r>
      <w:r w:rsidRPr="00AF1352">
        <w:rPr>
          <w:rFonts w:asciiTheme="minorHAnsi" w:hAnsiTheme="minorHAnsi" w:cstheme="minorHAnsi"/>
        </w:rPr>
        <w:t>benefits of habitat restoration and connectivity projects</w:t>
      </w:r>
      <w:r>
        <w:rPr>
          <w:rFonts w:asciiTheme="minorHAnsi" w:hAnsiTheme="minorHAnsi" w:cstheme="minorHAnsi"/>
        </w:rPr>
        <w:t>, making answering the above questions difficult, time consuming, or both</w:t>
      </w:r>
      <w:r w:rsidRPr="00AF1352">
        <w:rPr>
          <w:rFonts w:asciiTheme="minorHAnsi" w:hAnsiTheme="minorHAnsi" w:cstheme="minorHAnsi"/>
        </w:rPr>
        <w:t>. </w:t>
      </w:r>
      <w:r w:rsidR="00AD7B5B">
        <w:rPr>
          <w:rFonts w:asciiTheme="minorHAnsi" w:hAnsiTheme="minorHAnsi" w:cstheme="minorHAnsi"/>
        </w:rPr>
        <w:t>The Fish Passage Extension (FIPEX) with Dendritic Connectivity Index (DCI)</w:t>
      </w:r>
      <w:r w:rsidR="00BC4C25" w:rsidRPr="00AF1352">
        <w:rPr>
          <w:rFonts w:asciiTheme="minorHAnsi" w:hAnsiTheme="minorHAnsi" w:cstheme="minorHAnsi"/>
        </w:rPr>
        <w:t xml:space="preserve"> is designed t</w:t>
      </w:r>
      <w:r w:rsidR="00E657EC">
        <w:rPr>
          <w:rFonts w:asciiTheme="minorHAnsi" w:hAnsiTheme="minorHAnsi" w:cstheme="minorHAnsi"/>
        </w:rPr>
        <w:t>o help address these challenging questions</w:t>
      </w:r>
      <w:r w:rsidR="00BC4C25" w:rsidRPr="00AF1352">
        <w:rPr>
          <w:rFonts w:asciiTheme="minorHAnsi" w:hAnsiTheme="minorHAnsi" w:cstheme="minorHAnsi"/>
        </w:rPr>
        <w:t xml:space="preserve">. </w:t>
      </w:r>
      <w:r w:rsidR="00AF1352">
        <w:rPr>
          <w:rFonts w:asciiTheme="minorHAnsi" w:hAnsiTheme="minorHAnsi" w:cstheme="minorHAnsi"/>
        </w:rPr>
        <w:t>The toolset</w:t>
      </w:r>
      <w:r w:rsidR="00E657EC">
        <w:rPr>
          <w:rFonts w:asciiTheme="minorHAnsi" w:hAnsiTheme="minorHAnsi" w:cstheme="minorHAnsi"/>
        </w:rPr>
        <w:t xml:space="preserve"> is designed as an integrated 'A</w:t>
      </w:r>
      <w:r w:rsidR="00AF1352">
        <w:rPr>
          <w:rFonts w:asciiTheme="minorHAnsi" w:hAnsiTheme="minorHAnsi" w:cstheme="minorHAnsi"/>
        </w:rPr>
        <w:t xml:space="preserve">dd-in' to the </w:t>
      </w:r>
      <w:r w:rsidR="00B117AF">
        <w:rPr>
          <w:rFonts w:asciiTheme="minorHAnsi" w:hAnsiTheme="minorHAnsi" w:cstheme="minorHAnsi"/>
        </w:rPr>
        <w:t>G</w:t>
      </w:r>
      <w:r w:rsidR="00AF1352">
        <w:rPr>
          <w:rFonts w:asciiTheme="minorHAnsi" w:hAnsiTheme="minorHAnsi" w:cstheme="minorHAnsi"/>
        </w:rPr>
        <w:t xml:space="preserve">eographic </w:t>
      </w:r>
      <w:r w:rsidR="00B117AF">
        <w:rPr>
          <w:rFonts w:asciiTheme="minorHAnsi" w:hAnsiTheme="minorHAnsi" w:cstheme="minorHAnsi"/>
        </w:rPr>
        <w:t>Information S</w:t>
      </w:r>
      <w:r w:rsidR="00AF1352">
        <w:rPr>
          <w:rFonts w:asciiTheme="minorHAnsi" w:hAnsiTheme="minorHAnsi" w:cstheme="minorHAnsi"/>
        </w:rPr>
        <w:t>ystem (GIS) software ArcGIS Desktop</w:t>
      </w:r>
      <w:r w:rsidR="00B2725C">
        <w:rPr>
          <w:rFonts w:asciiTheme="minorHAnsi" w:hAnsiTheme="minorHAnsi" w:cstheme="minorHAnsi"/>
        </w:rPr>
        <w:t>™</w:t>
      </w:r>
      <w:r w:rsidR="00AF1352">
        <w:rPr>
          <w:rFonts w:asciiTheme="minorHAnsi" w:hAnsiTheme="minorHAnsi" w:cstheme="minorHAnsi"/>
        </w:rPr>
        <w:t xml:space="preserve"> </w:t>
      </w:r>
      <w:r w:rsidR="00DB13E1">
        <w:rPr>
          <w:rFonts w:asciiTheme="minorHAnsi" w:hAnsiTheme="minorHAnsi" w:cstheme="minorHAnsi"/>
        </w:rPr>
        <w:t xml:space="preserve">(ArcMap™ 10.4+) </w:t>
      </w:r>
      <w:r w:rsidR="00AF1352">
        <w:rPr>
          <w:rFonts w:asciiTheme="minorHAnsi" w:hAnsiTheme="minorHAnsi" w:cstheme="minorHAnsi"/>
        </w:rPr>
        <w:t xml:space="preserve">by ESRI™.  </w:t>
      </w:r>
      <w:r>
        <w:rPr>
          <w:rFonts w:asciiTheme="minorHAnsi" w:hAnsiTheme="minorHAnsi" w:cstheme="minorHAnsi"/>
        </w:rPr>
        <w:t xml:space="preserve">It </w:t>
      </w:r>
      <w:r w:rsidR="00E657EC">
        <w:rPr>
          <w:rFonts w:asciiTheme="minorHAnsi" w:hAnsiTheme="minorHAnsi" w:cstheme="minorHAnsi"/>
        </w:rPr>
        <w:t>provides basic and advanced tools for assessing river systems with respect to t</w:t>
      </w:r>
      <w:r>
        <w:rPr>
          <w:rFonts w:asciiTheme="minorHAnsi" w:hAnsiTheme="minorHAnsi" w:cstheme="minorHAnsi"/>
        </w:rPr>
        <w:t xml:space="preserve">heir longitudinal connectivity and can </w:t>
      </w:r>
      <w:r w:rsidR="00E657EC">
        <w:rPr>
          <w:rFonts w:asciiTheme="minorHAnsi" w:hAnsiTheme="minorHAnsi" w:cstheme="minorHAnsi"/>
        </w:rPr>
        <w:t>assess individual and cumulative impacts of barriers to f</w:t>
      </w:r>
      <w:r>
        <w:rPr>
          <w:rFonts w:asciiTheme="minorHAnsi" w:hAnsiTheme="minorHAnsi" w:cstheme="minorHAnsi"/>
        </w:rPr>
        <w:t xml:space="preserve">ish passage such as </w:t>
      </w:r>
      <w:r w:rsidR="00E657EC">
        <w:rPr>
          <w:rFonts w:asciiTheme="minorHAnsi" w:hAnsiTheme="minorHAnsi" w:cstheme="minorHAnsi"/>
        </w:rPr>
        <w:t xml:space="preserve">dams, weirs, and culverts.  FIPEX can be differentiated from other toolsets for river / watershed network analysis in that it leverages the </w:t>
      </w:r>
      <w:r w:rsidR="00E657EC" w:rsidRPr="00E657EC">
        <w:rPr>
          <w:rFonts w:asciiTheme="minorHAnsi" w:hAnsiTheme="minorHAnsi" w:cstheme="minorHAnsi"/>
          <w:i/>
        </w:rPr>
        <w:t>geometric network</w:t>
      </w:r>
      <w:r w:rsidR="00E657EC">
        <w:rPr>
          <w:rFonts w:asciiTheme="minorHAnsi" w:hAnsiTheme="minorHAnsi" w:cstheme="minorHAnsi"/>
        </w:rPr>
        <w:t xml:space="preserve"> model provided with </w:t>
      </w:r>
      <w:r w:rsidR="00B117AF">
        <w:rPr>
          <w:rFonts w:asciiTheme="minorHAnsi" w:hAnsiTheme="minorHAnsi" w:cstheme="minorHAnsi"/>
        </w:rPr>
        <w:t xml:space="preserve">the ESRI </w:t>
      </w:r>
      <w:r w:rsidR="00E657EC">
        <w:rPr>
          <w:rFonts w:asciiTheme="minorHAnsi" w:hAnsiTheme="minorHAnsi" w:cstheme="minorHAnsi"/>
        </w:rPr>
        <w:t xml:space="preserve">ArcGIS </w:t>
      </w:r>
      <w:r w:rsidR="00B117AF">
        <w:rPr>
          <w:rFonts w:asciiTheme="minorHAnsi" w:hAnsiTheme="minorHAnsi" w:cstheme="minorHAnsi"/>
        </w:rPr>
        <w:t xml:space="preserve">Desktop™ suite. </w:t>
      </w:r>
      <w:r w:rsidR="00DB13E1">
        <w:rPr>
          <w:rFonts w:asciiTheme="minorHAnsi" w:hAnsiTheme="minorHAnsi" w:cstheme="minorHAnsi"/>
        </w:rPr>
        <w:t xml:space="preserve">By using the geometric network model, the direction of flow can be set and network analyses can be conducted without the need for Digital Elevation Models, careful attention to digitization direction, or other datasets; users simply need river lines  and a river outflow point. </w:t>
      </w:r>
    </w:p>
    <w:p w14:paraId="6306B79A" w14:textId="77777777" w:rsidR="00E657EC" w:rsidRDefault="00E657EC" w:rsidP="003323A0">
      <w:pPr>
        <w:ind w:left="86" w:right="639"/>
        <w:rPr>
          <w:rFonts w:asciiTheme="minorHAnsi" w:hAnsiTheme="minorHAnsi" w:cstheme="minorHAnsi"/>
        </w:rPr>
      </w:pPr>
    </w:p>
    <w:p w14:paraId="13BE7FCA" w14:textId="3C4B5C78" w:rsidR="00BC4C25" w:rsidRDefault="00AF1352" w:rsidP="003323A0">
      <w:pPr>
        <w:ind w:left="86" w:right="639"/>
        <w:rPr>
          <w:rFonts w:asciiTheme="minorHAnsi" w:hAnsiTheme="minorHAnsi" w:cstheme="minorHAnsi"/>
        </w:rPr>
      </w:pPr>
      <w:r>
        <w:rPr>
          <w:rFonts w:asciiTheme="minorHAnsi" w:hAnsiTheme="minorHAnsi" w:cstheme="minorHAnsi"/>
        </w:rPr>
        <w:t xml:space="preserve">FIPEX is made freely available </w:t>
      </w:r>
      <w:r w:rsidR="00B2725C">
        <w:rPr>
          <w:rFonts w:asciiTheme="minorHAnsi" w:hAnsiTheme="minorHAnsi" w:cstheme="minorHAnsi"/>
        </w:rPr>
        <w:t>courtesy of</w:t>
      </w:r>
      <w:r>
        <w:rPr>
          <w:rFonts w:asciiTheme="minorHAnsi" w:hAnsiTheme="minorHAnsi" w:cstheme="minorHAnsi"/>
        </w:rPr>
        <w:t xml:space="preserve"> </w:t>
      </w:r>
      <w:r w:rsidR="00DB13E1">
        <w:rPr>
          <w:rFonts w:asciiTheme="minorHAnsi" w:hAnsiTheme="minorHAnsi" w:cstheme="minorHAnsi"/>
        </w:rPr>
        <w:t>various developers and sponsoring institutions over the years.</w:t>
      </w:r>
      <w:r>
        <w:rPr>
          <w:rFonts w:asciiTheme="minorHAnsi" w:hAnsiTheme="minorHAnsi" w:cstheme="minorHAnsi"/>
        </w:rPr>
        <w:t xml:space="preserve"> </w:t>
      </w:r>
    </w:p>
    <w:p w14:paraId="0E3930FE" w14:textId="77777777" w:rsidR="00E657EC" w:rsidRPr="00AF1352" w:rsidRDefault="00E657EC" w:rsidP="003323A0">
      <w:pPr>
        <w:ind w:left="86" w:right="639"/>
        <w:rPr>
          <w:rFonts w:asciiTheme="minorHAnsi" w:hAnsiTheme="minorHAnsi" w:cstheme="minorHAnsi"/>
        </w:rPr>
      </w:pPr>
    </w:p>
    <w:p w14:paraId="43193420" w14:textId="77777777" w:rsidR="00980545" w:rsidRDefault="00980545">
      <w:pPr>
        <w:rPr>
          <w:rFonts w:asciiTheme="minorHAnsi" w:hAnsiTheme="minorHAnsi" w:cstheme="minorHAnsi"/>
          <w:b/>
          <w:bCs/>
          <w:kern w:val="32"/>
          <w:sz w:val="32"/>
          <w:szCs w:val="32"/>
          <w:lang w:val="en-US" w:eastAsia="ru-RU"/>
        </w:rPr>
      </w:pPr>
      <w:bookmarkStart w:id="11" w:name="_Ref343021752"/>
      <w:r>
        <w:rPr>
          <w:rFonts w:asciiTheme="minorHAnsi" w:hAnsiTheme="minorHAnsi" w:cstheme="minorHAnsi"/>
          <w:lang w:val="en-US"/>
        </w:rPr>
        <w:br w:type="page"/>
      </w:r>
    </w:p>
    <w:p w14:paraId="42DB6CCE" w14:textId="154092CC" w:rsidR="00436858" w:rsidRPr="000156B5" w:rsidRDefault="009C782C" w:rsidP="00174891">
      <w:pPr>
        <w:pStyle w:val="Heading1"/>
        <w:ind w:left="86"/>
        <w:rPr>
          <w:rFonts w:ascii="Calibri" w:hAnsi="Calibri"/>
          <w:lang w:val="en-US"/>
        </w:rPr>
      </w:pPr>
      <w:bookmarkStart w:id="12" w:name="_Toc343038076"/>
      <w:bookmarkStart w:id="13" w:name="_Toc52020070"/>
      <w:bookmarkEnd w:id="11"/>
      <w:r>
        <w:rPr>
          <w:rFonts w:ascii="Calibri" w:hAnsi="Calibri"/>
          <w:lang w:val="en-US"/>
        </w:rPr>
        <w:lastRenderedPageBreak/>
        <w:t>2</w:t>
      </w:r>
      <w:r w:rsidR="00174891">
        <w:rPr>
          <w:rFonts w:ascii="Calibri" w:hAnsi="Calibri"/>
          <w:lang w:val="en-US"/>
        </w:rPr>
        <w:t xml:space="preserve">. </w:t>
      </w:r>
      <w:r w:rsidR="000156B5">
        <w:rPr>
          <w:rFonts w:ascii="Calibri" w:hAnsi="Calibri"/>
          <w:lang w:val="en-US"/>
        </w:rPr>
        <w:t>FIPEX overview</w:t>
      </w:r>
      <w:bookmarkEnd w:id="12"/>
      <w:bookmarkEnd w:id="13"/>
    </w:p>
    <w:p w14:paraId="76EA03E2"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0AA3E845" w14:textId="77777777" w:rsidR="00194A7D" w:rsidRPr="00C76386" w:rsidRDefault="00194A7D" w:rsidP="00174891">
      <w:pPr>
        <w:ind w:left="86" w:right="639"/>
        <w:rPr>
          <w:rFonts w:ascii="Calibri" w:hAnsi="Calibri"/>
        </w:rPr>
      </w:pPr>
    </w:p>
    <w:p w14:paraId="58497DDE" w14:textId="3044AD6E" w:rsidR="002469A9" w:rsidRDefault="00436858" w:rsidP="00906998">
      <w:pPr>
        <w:rPr>
          <w:rFonts w:ascii="Calibri" w:hAnsi="Calibri"/>
        </w:rPr>
      </w:pPr>
      <w:r w:rsidRPr="00C76386">
        <w:rPr>
          <w:rFonts w:ascii="Calibri" w:hAnsi="Calibri"/>
        </w:rPr>
        <w:t>The Fish Passage Extension for ArcGIS</w:t>
      </w:r>
      <w:r w:rsidR="00906998">
        <w:rPr>
          <w:rFonts w:ascii="Calibri" w:hAnsi="Calibri"/>
        </w:rPr>
        <w:t xml:space="preserve"> 10.4</w:t>
      </w:r>
      <w:r w:rsidRPr="00C76386">
        <w:rPr>
          <w:rFonts w:ascii="Calibri" w:hAnsi="Calibri"/>
        </w:rPr>
        <w:t xml:space="preserve"> </w:t>
      </w:r>
      <w:r w:rsidR="000156B5">
        <w:rPr>
          <w:rFonts w:ascii="Calibri" w:hAnsi="Calibri"/>
        </w:rPr>
        <w:t>(FIPEX</w:t>
      </w:r>
      <w:r w:rsidRPr="00C76386">
        <w:rPr>
          <w:rFonts w:ascii="Calibri" w:hAnsi="Calibri"/>
        </w:rPr>
        <w:t xml:space="preserve">) </w:t>
      </w:r>
      <w:r w:rsidR="001854C9">
        <w:rPr>
          <w:rFonts w:ascii="Calibri" w:hAnsi="Calibri"/>
        </w:rPr>
        <w:t xml:space="preserve">with the Dendritic Connectivity Index (DCI) </w:t>
      </w:r>
      <w:r w:rsidR="00835B48">
        <w:rPr>
          <w:rFonts w:ascii="Calibri" w:hAnsi="Calibri"/>
        </w:rPr>
        <w:t>is a tool</w:t>
      </w:r>
      <w:r w:rsidR="003A0D01">
        <w:rPr>
          <w:rFonts w:ascii="Calibri" w:hAnsi="Calibri"/>
        </w:rPr>
        <w:t>set</w:t>
      </w:r>
      <w:r w:rsidR="00835B48">
        <w:rPr>
          <w:rFonts w:ascii="Calibri" w:hAnsi="Calibri"/>
        </w:rPr>
        <w:t xml:space="preserve"> for </w:t>
      </w:r>
      <w:r w:rsidRPr="00C76386">
        <w:rPr>
          <w:rFonts w:ascii="Calibri" w:hAnsi="Calibri"/>
          <w:lang w:val="en-US"/>
        </w:rPr>
        <w:t>assess</w:t>
      </w:r>
      <w:r w:rsidR="00835B48">
        <w:rPr>
          <w:rFonts w:ascii="Calibri" w:hAnsi="Calibri"/>
          <w:lang w:val="en-US"/>
        </w:rPr>
        <w:t>ing</w:t>
      </w:r>
      <w:r w:rsidRPr="00C76386">
        <w:rPr>
          <w:rFonts w:ascii="Calibri" w:hAnsi="Calibri"/>
          <w:lang w:val="en-US"/>
        </w:rPr>
        <w:t xml:space="preserve"> </w:t>
      </w:r>
      <w:r w:rsidRPr="00C76386">
        <w:rPr>
          <w:rFonts w:ascii="Calibri" w:hAnsi="Calibri"/>
        </w:rPr>
        <w:t xml:space="preserve">the </w:t>
      </w:r>
      <w:r w:rsidR="00994780">
        <w:rPr>
          <w:rFonts w:ascii="Calibri" w:hAnsi="Calibri"/>
        </w:rPr>
        <w:t xml:space="preserve">individual and cumulative </w:t>
      </w:r>
      <w:r w:rsidRPr="00C76386">
        <w:rPr>
          <w:rFonts w:ascii="Calibri" w:hAnsi="Calibri"/>
        </w:rPr>
        <w:t>effect</w:t>
      </w:r>
      <w:r w:rsidR="00E8099B" w:rsidRPr="00C76386">
        <w:rPr>
          <w:rFonts w:ascii="Calibri" w:hAnsi="Calibri"/>
        </w:rPr>
        <w:t>s</w:t>
      </w:r>
      <w:r w:rsidRPr="00C76386">
        <w:rPr>
          <w:rFonts w:ascii="Calibri" w:hAnsi="Calibri"/>
        </w:rPr>
        <w:t xml:space="preserve"> of watercourse obstacles on the </w:t>
      </w:r>
      <w:r w:rsidR="00994780">
        <w:rPr>
          <w:rFonts w:ascii="Calibri" w:hAnsi="Calibri"/>
        </w:rPr>
        <w:t>connectivity of river systems</w:t>
      </w:r>
      <w:r w:rsidRPr="00C76386">
        <w:rPr>
          <w:rFonts w:ascii="Calibri" w:hAnsi="Calibri"/>
        </w:rPr>
        <w:t xml:space="preserve">. </w:t>
      </w:r>
      <w:r w:rsidR="000156B5">
        <w:rPr>
          <w:rFonts w:ascii="Calibri" w:hAnsi="Calibri"/>
        </w:rPr>
        <w:t xml:space="preserve">FIPEX </w:t>
      </w:r>
      <w:r w:rsidR="000E7919">
        <w:rPr>
          <w:rFonts w:ascii="Calibri" w:hAnsi="Calibri"/>
        </w:rPr>
        <w:t>offers the ability to q</w:t>
      </w:r>
      <w:r w:rsidR="000156B5" w:rsidRPr="000E7919">
        <w:rPr>
          <w:rFonts w:ascii="Calibri" w:hAnsi="Calibri"/>
        </w:rPr>
        <w:t>uantitatively assess the effects of real or anticipated</w:t>
      </w:r>
      <w:r w:rsidR="000E7919">
        <w:rPr>
          <w:rFonts w:ascii="Calibri" w:hAnsi="Calibri"/>
        </w:rPr>
        <w:t xml:space="preserve"> barriers</w:t>
      </w:r>
      <w:r w:rsidR="000156B5" w:rsidRPr="000E7919">
        <w:rPr>
          <w:rFonts w:ascii="Calibri" w:hAnsi="Calibri"/>
        </w:rPr>
        <w:t>.</w:t>
      </w:r>
      <w:r w:rsidR="000E7919">
        <w:rPr>
          <w:rFonts w:ascii="Calibri" w:hAnsi="Calibri"/>
        </w:rPr>
        <w:t xml:space="preserve">  </w:t>
      </w:r>
    </w:p>
    <w:p w14:paraId="2D0AED26" w14:textId="40AE20D5" w:rsidR="002469A9" w:rsidRDefault="002469A9" w:rsidP="00906998">
      <w:pPr>
        <w:rPr>
          <w:rFonts w:ascii="Calibri" w:hAnsi="Calibri"/>
        </w:rPr>
      </w:pPr>
      <w:r>
        <w:rPr>
          <w:rFonts w:ascii="Calibri" w:hAnsi="Calibri"/>
          <w:noProof/>
        </w:rPr>
        <w:drawing>
          <wp:inline distT="0" distB="0" distL="0" distR="0" wp14:anchorId="732E5841" wp14:editId="2BE5E33D">
            <wp:extent cx="5957570" cy="2638425"/>
            <wp:effectExtent l="0" t="0" r="0" b="0"/>
            <wp:docPr id="233" name="Picture 2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57570" cy="2638425"/>
                    </a:xfrm>
                    <a:prstGeom prst="rect">
                      <a:avLst/>
                    </a:prstGeom>
                  </pic:spPr>
                </pic:pic>
              </a:graphicData>
            </a:graphic>
          </wp:inline>
        </w:drawing>
      </w:r>
    </w:p>
    <w:p w14:paraId="6A9BE35F" w14:textId="166EA05E" w:rsidR="000156B5" w:rsidRPr="000E7919" w:rsidRDefault="000E7919" w:rsidP="00906998">
      <w:pPr>
        <w:rPr>
          <w:rFonts w:ascii="Calibri" w:hAnsi="Calibri"/>
        </w:rPr>
      </w:pPr>
      <w:r>
        <w:rPr>
          <w:rFonts w:ascii="Calibri" w:hAnsi="Calibri"/>
        </w:rPr>
        <w:t>The following</w:t>
      </w:r>
      <w:r w:rsidR="00906998">
        <w:rPr>
          <w:rFonts w:ascii="Calibri" w:hAnsi="Calibri"/>
        </w:rPr>
        <w:t xml:space="preserve"> are the</w:t>
      </w:r>
      <w:r>
        <w:rPr>
          <w:rFonts w:ascii="Calibri" w:hAnsi="Calibri"/>
        </w:rPr>
        <w:t xml:space="preserve"> main feat</w:t>
      </w:r>
      <w:r w:rsidR="00906998">
        <w:rPr>
          <w:rFonts w:ascii="Calibri" w:hAnsi="Calibri"/>
        </w:rPr>
        <w:t>ures</w:t>
      </w:r>
      <w:r>
        <w:rPr>
          <w:rFonts w:ascii="Calibri" w:hAnsi="Calibri"/>
        </w:rPr>
        <w:t xml:space="preserve">: </w:t>
      </w:r>
      <w:r w:rsidR="000156B5" w:rsidRPr="000E7919">
        <w:rPr>
          <w:rFonts w:ascii="Calibri" w:hAnsi="Calibri"/>
        </w:rPr>
        <w:t xml:space="preserve">  </w:t>
      </w:r>
    </w:p>
    <w:p w14:paraId="796EB3DC" w14:textId="1A46D529" w:rsidR="000156B5" w:rsidRPr="000E7919" w:rsidRDefault="000156B5" w:rsidP="00B964A2">
      <w:pPr>
        <w:pStyle w:val="ListParagraph"/>
        <w:numPr>
          <w:ilvl w:val="0"/>
          <w:numId w:val="5"/>
        </w:numPr>
        <w:ind w:right="639"/>
        <w:rPr>
          <w:rFonts w:ascii="Calibri" w:hAnsi="Calibri"/>
        </w:rPr>
      </w:pPr>
      <w:r w:rsidRPr="00906998">
        <w:rPr>
          <w:rFonts w:ascii="Calibri" w:hAnsi="Calibri"/>
          <w:b/>
          <w:bCs/>
        </w:rPr>
        <w:t xml:space="preserve">Summarize </w:t>
      </w:r>
      <w:r w:rsidR="001854C9">
        <w:rPr>
          <w:rFonts w:ascii="Calibri" w:hAnsi="Calibri"/>
          <w:b/>
          <w:bCs/>
        </w:rPr>
        <w:t>river</w:t>
      </w:r>
      <w:r w:rsidRPr="00906998">
        <w:rPr>
          <w:rFonts w:ascii="Calibri" w:hAnsi="Calibri"/>
          <w:b/>
          <w:bCs/>
        </w:rPr>
        <w:t xml:space="preserve"> quantity affected</w:t>
      </w:r>
      <w:r w:rsidRPr="000E7919">
        <w:rPr>
          <w:rFonts w:ascii="Calibri" w:hAnsi="Calibri"/>
        </w:rPr>
        <w:t xml:space="preserve"> </w:t>
      </w:r>
      <w:r w:rsidRPr="00906998">
        <w:rPr>
          <w:rFonts w:ascii="Calibri" w:hAnsi="Calibri"/>
          <w:b/>
          <w:bCs/>
        </w:rPr>
        <w:t>by one or many barriers,</w:t>
      </w:r>
      <w:r w:rsidRPr="000E7919">
        <w:rPr>
          <w:rFonts w:ascii="Calibri" w:hAnsi="Calibri"/>
        </w:rPr>
        <w:t xml:space="preserve"> </w:t>
      </w:r>
      <w:r w:rsidR="00906998">
        <w:rPr>
          <w:rFonts w:ascii="Calibri" w:hAnsi="Calibri"/>
        </w:rPr>
        <w:t>where</w:t>
      </w:r>
      <w:r w:rsidRPr="000E7919">
        <w:rPr>
          <w:rFonts w:ascii="Calibri" w:hAnsi="Calibri"/>
        </w:rPr>
        <w:t xml:space="preserve"> </w:t>
      </w:r>
      <w:r w:rsidRPr="000E7919">
        <w:rPr>
          <w:rFonts w:ascii="Calibri" w:hAnsi="Calibri"/>
          <w:i/>
        </w:rPr>
        <w:t xml:space="preserve">habitat affected </w:t>
      </w:r>
      <w:r w:rsidR="00906998">
        <w:rPr>
          <w:rFonts w:ascii="Calibri" w:hAnsi="Calibri"/>
        </w:rPr>
        <w:t>may be defined as</w:t>
      </w:r>
      <w:r w:rsidRPr="000E7919">
        <w:rPr>
          <w:rFonts w:ascii="Calibri" w:hAnsi="Calibri"/>
        </w:rPr>
        <w:t xml:space="preserve">: </w:t>
      </w:r>
    </w:p>
    <w:p w14:paraId="26F704E5"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habitat immediately upstream of a barrier (until the next barrier or headwaters)</w:t>
      </w:r>
    </w:p>
    <w:p w14:paraId="6D839656"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habitat immediately downstream of a barrier (until the next barrier or headwaters)</w:t>
      </w:r>
    </w:p>
    <w:p w14:paraId="6C2B5694"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total habitat upstream of a barrier (ignoring all other barriers)</w:t>
      </w:r>
    </w:p>
    <w:p w14:paraId="55A556FD"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total habitat downstream of a barrier (with the flow of the system, until the ocean / sink)</w:t>
      </w:r>
    </w:p>
    <w:p w14:paraId="4306FF0D" w14:textId="141A989E"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total habitat downstream of a barrier (ignoring flow</w:t>
      </w:r>
      <w:r w:rsidR="001854C9">
        <w:rPr>
          <w:rFonts w:ascii="Calibri" w:hAnsi="Calibri"/>
        </w:rPr>
        <w:t xml:space="preserve"> direction)</w:t>
      </w:r>
    </w:p>
    <w:p w14:paraId="7E737913" w14:textId="3D62A2B3" w:rsidR="000156B5" w:rsidRPr="00906998" w:rsidRDefault="00906998" w:rsidP="00B964A2">
      <w:pPr>
        <w:pStyle w:val="ListParagraph"/>
        <w:numPr>
          <w:ilvl w:val="0"/>
          <w:numId w:val="5"/>
        </w:numPr>
        <w:ind w:right="639"/>
        <w:rPr>
          <w:rFonts w:ascii="Calibri" w:hAnsi="Calibri"/>
          <w:b/>
          <w:bCs/>
        </w:rPr>
      </w:pPr>
      <w:r>
        <w:rPr>
          <w:rFonts w:ascii="Calibri" w:hAnsi="Calibri"/>
          <w:b/>
          <w:bCs/>
        </w:rPr>
        <w:t>Allow flexible definition of</w:t>
      </w:r>
      <w:r w:rsidR="00AE0EE5" w:rsidRPr="00906998">
        <w:rPr>
          <w:rFonts w:ascii="Calibri" w:hAnsi="Calibri"/>
          <w:b/>
          <w:bCs/>
          <w:i/>
        </w:rPr>
        <w:t xml:space="preserve"> </w:t>
      </w:r>
      <w:r w:rsidR="006E7DBB" w:rsidRPr="00906998">
        <w:rPr>
          <w:rFonts w:ascii="Calibri" w:hAnsi="Calibri"/>
          <w:b/>
          <w:bCs/>
          <w:i/>
        </w:rPr>
        <w:t>h</w:t>
      </w:r>
      <w:r w:rsidR="000E7919" w:rsidRPr="00906998">
        <w:rPr>
          <w:rFonts w:ascii="Calibri" w:hAnsi="Calibri"/>
          <w:b/>
          <w:bCs/>
          <w:i/>
        </w:rPr>
        <w:t>abitat</w:t>
      </w:r>
      <w:r w:rsidR="006E7DBB" w:rsidRPr="00906998">
        <w:rPr>
          <w:rFonts w:ascii="Calibri" w:hAnsi="Calibri"/>
          <w:b/>
          <w:bCs/>
          <w:i/>
        </w:rPr>
        <w:t xml:space="preserve"> quantity</w:t>
      </w:r>
      <w:r>
        <w:rPr>
          <w:rFonts w:ascii="Calibri" w:hAnsi="Calibri"/>
          <w:b/>
          <w:bCs/>
          <w:i/>
        </w:rPr>
        <w:t xml:space="preserve">, </w:t>
      </w:r>
      <w:r w:rsidRPr="00906998">
        <w:rPr>
          <w:rFonts w:ascii="Calibri" w:hAnsi="Calibri"/>
          <w:iCs/>
        </w:rPr>
        <w:t>allowing users to choose from</w:t>
      </w:r>
      <w:r w:rsidR="000156B5" w:rsidRPr="00906998">
        <w:rPr>
          <w:rFonts w:ascii="Calibri" w:hAnsi="Calibri"/>
          <w:b/>
          <w:bCs/>
        </w:rPr>
        <w:t xml:space="preserve">: </w:t>
      </w:r>
    </w:p>
    <w:p w14:paraId="2EF8C890" w14:textId="6766FC0B" w:rsidR="000156B5" w:rsidRPr="000E7919" w:rsidRDefault="00906998" w:rsidP="00B964A2">
      <w:pPr>
        <w:pStyle w:val="ListParagraph"/>
        <w:numPr>
          <w:ilvl w:val="0"/>
          <w:numId w:val="7"/>
        </w:numPr>
        <w:ind w:left="1260" w:right="639"/>
        <w:rPr>
          <w:rFonts w:ascii="Calibri" w:hAnsi="Calibri"/>
        </w:rPr>
      </w:pPr>
      <w:r>
        <w:rPr>
          <w:rFonts w:ascii="Calibri" w:hAnsi="Calibri"/>
        </w:rPr>
        <w:t xml:space="preserve">Length / </w:t>
      </w:r>
      <w:r w:rsidR="000156B5" w:rsidRPr="000E7919">
        <w:rPr>
          <w:rFonts w:ascii="Calibri" w:hAnsi="Calibri"/>
        </w:rPr>
        <w:t>linear network (e.g., metres)</w:t>
      </w:r>
    </w:p>
    <w:p w14:paraId="1932FD21" w14:textId="552178F4" w:rsidR="000156B5" w:rsidRPr="000E7919" w:rsidRDefault="00906998" w:rsidP="00B964A2">
      <w:pPr>
        <w:pStyle w:val="ListParagraph"/>
        <w:numPr>
          <w:ilvl w:val="0"/>
          <w:numId w:val="7"/>
        </w:numPr>
        <w:ind w:left="1260" w:right="639"/>
        <w:rPr>
          <w:rFonts w:ascii="Calibri" w:hAnsi="Calibri"/>
        </w:rPr>
      </w:pPr>
      <w:r>
        <w:rPr>
          <w:rFonts w:ascii="Calibri" w:hAnsi="Calibri"/>
        </w:rPr>
        <w:t>P</w:t>
      </w:r>
      <w:r w:rsidR="000156B5" w:rsidRPr="000E7919">
        <w:rPr>
          <w:rFonts w:ascii="Calibri" w:hAnsi="Calibri"/>
        </w:rPr>
        <w:t xml:space="preserve">olygonal / area network (e.g., hectares) </w:t>
      </w:r>
    </w:p>
    <w:p w14:paraId="40869504" w14:textId="0622AF81" w:rsidR="000156B5" w:rsidRPr="000E7919" w:rsidRDefault="00906998" w:rsidP="00B964A2">
      <w:pPr>
        <w:pStyle w:val="ListParagraph"/>
        <w:numPr>
          <w:ilvl w:val="0"/>
          <w:numId w:val="7"/>
        </w:numPr>
        <w:ind w:left="1260" w:right="639"/>
        <w:rPr>
          <w:rFonts w:ascii="Calibri" w:hAnsi="Calibri"/>
        </w:rPr>
      </w:pPr>
      <w:r>
        <w:rPr>
          <w:rFonts w:ascii="Calibri" w:hAnsi="Calibri"/>
        </w:rPr>
        <w:t>Either (a) or (b) while e</w:t>
      </w:r>
      <w:r w:rsidR="000156B5" w:rsidRPr="000E7919">
        <w:rPr>
          <w:rFonts w:ascii="Calibri" w:hAnsi="Calibri"/>
        </w:rPr>
        <w:t>xcluding certain features (e.g., stillwater, wetland, lake 'spines')</w:t>
      </w:r>
    </w:p>
    <w:p w14:paraId="060F7EA4" w14:textId="2301EC83" w:rsidR="000E7919" w:rsidRDefault="00230E0E" w:rsidP="00B964A2">
      <w:pPr>
        <w:pStyle w:val="ListParagraph"/>
        <w:numPr>
          <w:ilvl w:val="0"/>
          <w:numId w:val="5"/>
        </w:numPr>
        <w:ind w:right="639"/>
        <w:rPr>
          <w:rFonts w:ascii="Calibri" w:hAnsi="Calibri"/>
        </w:rPr>
      </w:pPr>
      <w:r w:rsidRPr="00230E0E">
        <w:rPr>
          <w:rFonts w:ascii="Calibri" w:hAnsi="Calibri"/>
          <w:b/>
          <w:bCs/>
        </w:rPr>
        <w:t>Classify river and assess quantity by class</w:t>
      </w:r>
      <w:r w:rsidR="000E7919" w:rsidRPr="000E7919">
        <w:rPr>
          <w:rFonts w:ascii="Calibri" w:hAnsi="Calibri"/>
        </w:rPr>
        <w:t xml:space="preserve"> (e.g., lakes, river, wetland, urban area). </w:t>
      </w:r>
    </w:p>
    <w:p w14:paraId="1B7A184C" w14:textId="17BB8839" w:rsidR="000E7919" w:rsidRPr="000E7919" w:rsidRDefault="000E7919" w:rsidP="00B964A2">
      <w:pPr>
        <w:pStyle w:val="ListParagraph"/>
        <w:numPr>
          <w:ilvl w:val="0"/>
          <w:numId w:val="5"/>
        </w:numPr>
        <w:ind w:right="639"/>
        <w:rPr>
          <w:rFonts w:ascii="Calibri" w:hAnsi="Calibri"/>
        </w:rPr>
      </w:pPr>
      <w:r w:rsidRPr="00230E0E">
        <w:rPr>
          <w:rFonts w:ascii="Calibri" w:hAnsi="Calibri"/>
          <w:b/>
          <w:bCs/>
        </w:rPr>
        <w:t>Exclude certain barriers</w:t>
      </w:r>
      <w:r>
        <w:rPr>
          <w:rFonts w:ascii="Calibri" w:hAnsi="Calibri"/>
        </w:rPr>
        <w:t xml:space="preserve"> (e.g., waterfalls) from analys</w:t>
      </w:r>
      <w:r w:rsidR="00230E0E">
        <w:rPr>
          <w:rFonts w:ascii="Calibri" w:hAnsi="Calibri"/>
        </w:rPr>
        <w:t>e</w:t>
      </w:r>
      <w:r>
        <w:rPr>
          <w:rFonts w:ascii="Calibri" w:hAnsi="Calibri"/>
        </w:rPr>
        <w:t>s</w:t>
      </w:r>
      <w:r w:rsidR="00230E0E">
        <w:rPr>
          <w:rFonts w:ascii="Calibri" w:hAnsi="Calibri"/>
        </w:rPr>
        <w:t>.</w:t>
      </w:r>
    </w:p>
    <w:p w14:paraId="3602D05C" w14:textId="5B5D95E0" w:rsidR="000E7919" w:rsidRPr="00230E0E" w:rsidRDefault="00230E0E" w:rsidP="00B964A2">
      <w:pPr>
        <w:pStyle w:val="ListParagraph"/>
        <w:numPr>
          <w:ilvl w:val="0"/>
          <w:numId w:val="5"/>
        </w:numPr>
        <w:ind w:right="639"/>
        <w:rPr>
          <w:rFonts w:ascii="Calibri" w:hAnsi="Calibri"/>
        </w:rPr>
      </w:pPr>
      <w:r w:rsidRPr="00230E0E">
        <w:rPr>
          <w:rFonts w:ascii="Calibri" w:hAnsi="Calibri"/>
          <w:b/>
          <w:bCs/>
        </w:rPr>
        <w:t>Calcul</w:t>
      </w:r>
      <w:r>
        <w:rPr>
          <w:rFonts w:ascii="Calibri" w:hAnsi="Calibri"/>
          <w:b/>
          <w:bCs/>
        </w:rPr>
        <w:t>a</w:t>
      </w:r>
      <w:r w:rsidRPr="00230E0E">
        <w:rPr>
          <w:rFonts w:ascii="Calibri" w:hAnsi="Calibri"/>
          <w:b/>
          <w:bCs/>
        </w:rPr>
        <w:t>te the Dendritic Connectivity Index (DCI</w:t>
      </w:r>
      <w:r>
        <w:rPr>
          <w:rFonts w:ascii="Calibri" w:hAnsi="Calibri"/>
          <w:b/>
          <w:bCs/>
        </w:rPr>
        <w:t xml:space="preserve">): </w:t>
      </w:r>
    </w:p>
    <w:p w14:paraId="405AFEE9" w14:textId="5CDF627A" w:rsidR="00230E0E" w:rsidRDefault="00230E0E" w:rsidP="00B964A2">
      <w:pPr>
        <w:pStyle w:val="ListParagraph"/>
        <w:numPr>
          <w:ilvl w:val="1"/>
          <w:numId w:val="5"/>
        </w:numPr>
        <w:ind w:right="639"/>
        <w:rPr>
          <w:rFonts w:ascii="Calibri" w:hAnsi="Calibri"/>
        </w:rPr>
      </w:pPr>
      <w:r>
        <w:rPr>
          <w:rFonts w:ascii="Calibri" w:hAnsi="Calibri"/>
        </w:rPr>
        <w:t>DCI</w:t>
      </w:r>
      <w:r w:rsidRPr="00230E0E">
        <w:rPr>
          <w:rFonts w:ascii="Calibri" w:hAnsi="Calibri"/>
          <w:vertAlign w:val="subscript"/>
        </w:rPr>
        <w:t>d</w:t>
      </w:r>
      <w:r>
        <w:rPr>
          <w:rFonts w:ascii="Calibri" w:hAnsi="Calibri"/>
        </w:rPr>
        <w:t xml:space="preserve"> where d stands for ‘diadromous’ connectivity; assessing connectivity from sources to sink. </w:t>
      </w:r>
    </w:p>
    <w:p w14:paraId="2258E529" w14:textId="266B0FA2" w:rsidR="00230E0E" w:rsidRPr="00230E0E" w:rsidRDefault="00230E0E" w:rsidP="00B964A2">
      <w:pPr>
        <w:pStyle w:val="ListParagraph"/>
        <w:numPr>
          <w:ilvl w:val="1"/>
          <w:numId w:val="5"/>
        </w:numPr>
        <w:ind w:right="639"/>
        <w:rPr>
          <w:rFonts w:ascii="Calibri" w:hAnsi="Calibri"/>
        </w:rPr>
      </w:pPr>
      <w:r w:rsidRPr="00230E0E">
        <w:rPr>
          <w:rFonts w:ascii="Calibri" w:hAnsi="Calibri"/>
        </w:rPr>
        <w:lastRenderedPageBreak/>
        <w:t>DCI</w:t>
      </w:r>
      <w:r w:rsidRPr="00230E0E">
        <w:rPr>
          <w:rFonts w:ascii="Calibri" w:hAnsi="Calibri"/>
          <w:vertAlign w:val="subscript"/>
        </w:rPr>
        <w:t>p</w:t>
      </w:r>
      <w:r w:rsidRPr="00230E0E">
        <w:rPr>
          <w:rFonts w:ascii="Calibri" w:hAnsi="Calibri"/>
        </w:rPr>
        <w:t xml:space="preserve"> where p stands for ‘potamodromous’</w:t>
      </w:r>
      <w:r>
        <w:rPr>
          <w:rFonts w:ascii="Calibri" w:hAnsi="Calibri"/>
        </w:rPr>
        <w:t xml:space="preserve"> connectivity</w:t>
      </w:r>
      <w:r w:rsidRPr="00230E0E">
        <w:rPr>
          <w:rFonts w:ascii="Calibri" w:hAnsi="Calibri"/>
        </w:rPr>
        <w:t>; assessing connectivity within the system ignoring flow direction (i.e., undirected connectivity)</w:t>
      </w:r>
    </w:p>
    <w:p w14:paraId="25002E78" w14:textId="40F456BF" w:rsidR="000E7919" w:rsidRPr="000E7919" w:rsidRDefault="000E7919" w:rsidP="00B964A2">
      <w:pPr>
        <w:pStyle w:val="ListParagraph"/>
        <w:numPr>
          <w:ilvl w:val="0"/>
          <w:numId w:val="5"/>
        </w:numPr>
        <w:ind w:right="639"/>
        <w:rPr>
          <w:rFonts w:ascii="Calibri" w:hAnsi="Calibri"/>
        </w:rPr>
      </w:pPr>
      <w:r w:rsidRPr="00230E0E">
        <w:rPr>
          <w:rFonts w:ascii="Calibri" w:hAnsi="Calibri"/>
          <w:b/>
          <w:bCs/>
        </w:rPr>
        <w:t xml:space="preserve">Assess </w:t>
      </w:r>
      <w:r w:rsidR="00230E0E" w:rsidRPr="00230E0E">
        <w:rPr>
          <w:rFonts w:ascii="Calibri" w:hAnsi="Calibri"/>
          <w:b/>
          <w:bCs/>
        </w:rPr>
        <w:t>the ‘sectional’ DCI for each barrier</w:t>
      </w:r>
      <w:r w:rsidR="00230E0E">
        <w:rPr>
          <w:rFonts w:ascii="Calibri" w:hAnsi="Calibri"/>
        </w:rPr>
        <w:t>; evaluate the impact of individual barriers on directed connectivity with attention to natural vs artificial barriers.</w:t>
      </w:r>
    </w:p>
    <w:p w14:paraId="13036B4B" w14:textId="77777777" w:rsidR="000E7919" w:rsidRDefault="000E7919" w:rsidP="000156B5">
      <w:pPr>
        <w:ind w:left="86" w:right="639"/>
        <w:rPr>
          <w:rFonts w:ascii="Calibri" w:hAnsi="Calibri"/>
        </w:rPr>
      </w:pPr>
    </w:p>
    <w:p w14:paraId="0537CA7B" w14:textId="77777777" w:rsidR="009C782C" w:rsidRDefault="009C782C">
      <w:pPr>
        <w:rPr>
          <w:rFonts w:ascii="Arial" w:hAnsi="Arial" w:cs="Arial"/>
          <w:b/>
          <w:bCs/>
          <w:i/>
          <w:iCs/>
          <w:sz w:val="28"/>
          <w:szCs w:val="28"/>
          <w:lang w:val="ru-RU" w:eastAsia="ru-RU"/>
        </w:rPr>
      </w:pPr>
      <w:bookmarkStart w:id="14" w:name="_Toc343038077"/>
      <w:r>
        <w:br w:type="page"/>
      </w:r>
    </w:p>
    <w:p w14:paraId="485F86EE" w14:textId="77777777" w:rsidR="000E7919" w:rsidRDefault="00C85699" w:rsidP="00C85699">
      <w:pPr>
        <w:pStyle w:val="Heading2"/>
      </w:pPr>
      <w:bookmarkStart w:id="15" w:name="_Toc52020071"/>
      <w:r>
        <w:lastRenderedPageBreak/>
        <w:t xml:space="preserve">Who is </w:t>
      </w:r>
      <w:r w:rsidR="008D7CA7">
        <w:rPr>
          <w:lang w:val="en-US"/>
        </w:rPr>
        <w:t>the</w:t>
      </w:r>
      <w:r w:rsidR="008D7CA7">
        <w:t xml:space="preserve"> </w:t>
      </w:r>
      <w:r w:rsidR="008D7CA7">
        <w:rPr>
          <w:lang w:val="en-US"/>
        </w:rPr>
        <w:t>T</w:t>
      </w:r>
      <w:r w:rsidR="008D7CA7">
        <w:t xml:space="preserve">ypical </w:t>
      </w:r>
      <w:r w:rsidR="008D7CA7">
        <w:rPr>
          <w:lang w:val="en-US"/>
        </w:rPr>
        <w:t>U</w:t>
      </w:r>
      <w:r>
        <w:t>ser of FIPEX?</w:t>
      </w:r>
      <w:bookmarkEnd w:id="14"/>
      <w:bookmarkEnd w:id="15"/>
    </w:p>
    <w:p w14:paraId="13C845C9"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0529E406" w14:textId="77777777" w:rsidR="00C85699" w:rsidRDefault="00C85699" w:rsidP="000156B5">
      <w:pPr>
        <w:ind w:left="86" w:right="639"/>
        <w:rPr>
          <w:rFonts w:ascii="Calibri" w:hAnsi="Calibri"/>
        </w:rPr>
      </w:pPr>
    </w:p>
    <w:p w14:paraId="1760AC61" w14:textId="77777777" w:rsidR="00A44F25" w:rsidRDefault="002B2AA4" w:rsidP="000156B5">
      <w:pPr>
        <w:ind w:left="86" w:right="639"/>
        <w:rPr>
          <w:rFonts w:ascii="Calibri" w:hAnsi="Calibri"/>
        </w:rPr>
      </w:pPr>
      <w:r>
        <w:rPr>
          <w:rFonts w:ascii="Calibri" w:hAnsi="Calibri"/>
        </w:rPr>
        <w:t xml:space="preserve">Ultimately, the goal of FIPEX is to provide the everyday user with a </w:t>
      </w:r>
      <w:r w:rsidR="008D7CA7">
        <w:rPr>
          <w:rFonts w:ascii="Calibri" w:hAnsi="Calibri"/>
        </w:rPr>
        <w:t>decision support t</w:t>
      </w:r>
      <w:r>
        <w:rPr>
          <w:rFonts w:ascii="Calibri" w:hAnsi="Calibri"/>
        </w:rPr>
        <w:t xml:space="preserve">ool for fish passage and riverine connectivity assessment.  </w:t>
      </w:r>
      <w:r w:rsidR="00A44F25">
        <w:rPr>
          <w:rFonts w:ascii="Calibri" w:hAnsi="Calibri"/>
        </w:rPr>
        <w:t>Setup of</w:t>
      </w:r>
      <w:r>
        <w:rPr>
          <w:rFonts w:ascii="Calibri" w:hAnsi="Calibri"/>
        </w:rPr>
        <w:t xml:space="preserve"> FIPEX </w:t>
      </w:r>
      <w:r w:rsidR="00BB4158">
        <w:rPr>
          <w:rFonts w:ascii="Calibri" w:hAnsi="Calibri"/>
        </w:rPr>
        <w:t xml:space="preserve">10.4 </w:t>
      </w:r>
      <w:r w:rsidR="00C85699">
        <w:rPr>
          <w:rFonts w:ascii="Calibri" w:hAnsi="Calibri"/>
        </w:rPr>
        <w:t>is</w:t>
      </w:r>
      <w:r w:rsidR="00BB4158">
        <w:rPr>
          <w:rFonts w:ascii="Calibri" w:hAnsi="Calibri"/>
        </w:rPr>
        <w:t xml:space="preserve"> best</w:t>
      </w:r>
      <w:r w:rsidR="00C85699">
        <w:rPr>
          <w:rFonts w:ascii="Calibri" w:hAnsi="Calibri"/>
        </w:rPr>
        <w:t xml:space="preserve"> </w:t>
      </w:r>
      <w:r w:rsidR="00A44F25">
        <w:rPr>
          <w:rFonts w:ascii="Calibri" w:hAnsi="Calibri"/>
        </w:rPr>
        <w:t>done by an</w:t>
      </w:r>
      <w:r w:rsidR="00386073">
        <w:rPr>
          <w:rFonts w:ascii="Calibri" w:hAnsi="Calibri"/>
        </w:rPr>
        <w:t xml:space="preserve"> intermediate</w:t>
      </w:r>
      <w:r w:rsidR="00C85699">
        <w:rPr>
          <w:rFonts w:ascii="Calibri" w:hAnsi="Calibri"/>
        </w:rPr>
        <w:t xml:space="preserve"> to advanced user of ArcGIS</w:t>
      </w:r>
      <w:r>
        <w:rPr>
          <w:rFonts w:ascii="Calibri" w:hAnsi="Calibri" w:cs="Calibri"/>
        </w:rPr>
        <w:t>™</w:t>
      </w:r>
      <w:r w:rsidR="00BB4158">
        <w:rPr>
          <w:rFonts w:ascii="Calibri" w:hAnsi="Calibri" w:cs="Calibri"/>
        </w:rPr>
        <w:t xml:space="preserve"> - typically</w:t>
      </w:r>
      <w:r w:rsidR="00C85699">
        <w:rPr>
          <w:rFonts w:ascii="Calibri" w:hAnsi="Calibri"/>
        </w:rPr>
        <w:t xml:space="preserve"> a GIS technician or GIS specialist. Familiarity with the geometric network model (usage of the Utility Network Analyst toolbar) is an asset. </w:t>
      </w:r>
    </w:p>
    <w:p w14:paraId="0F9B3657" w14:textId="77777777" w:rsidR="00A44F25" w:rsidRDefault="00A44F25" w:rsidP="000156B5">
      <w:pPr>
        <w:ind w:left="86" w:right="639"/>
        <w:rPr>
          <w:rFonts w:ascii="Calibri" w:hAnsi="Calibri"/>
        </w:rPr>
      </w:pPr>
    </w:p>
    <w:p w14:paraId="331D6FE8" w14:textId="3B4A689D" w:rsidR="00C85699" w:rsidRDefault="00C85699" w:rsidP="000156B5">
      <w:pPr>
        <w:ind w:left="86" w:right="639"/>
        <w:rPr>
          <w:rFonts w:ascii="Calibri" w:hAnsi="Calibri"/>
        </w:rPr>
      </w:pPr>
      <w:r>
        <w:rPr>
          <w:rFonts w:ascii="Calibri" w:hAnsi="Calibri"/>
        </w:rPr>
        <w:t>After a river network is created, barriers are organized and labelled, quality assurance on the data is done, FIPEX is installed, options are set, and preliminary tests are done, FIPEX</w:t>
      </w:r>
      <w:r w:rsidR="00A44F25">
        <w:rPr>
          <w:rFonts w:ascii="Calibri" w:hAnsi="Calibri"/>
        </w:rPr>
        <w:t xml:space="preserve"> can be used as a decision support tool by people without GIS skills. The </w:t>
      </w:r>
      <w:r>
        <w:rPr>
          <w:rFonts w:ascii="Calibri" w:hAnsi="Calibri"/>
        </w:rPr>
        <w:t xml:space="preserve">flexibility offered by the toolset and advanced options such as coupling with the statistical software, 'R', mean that the typical </w:t>
      </w:r>
      <w:r w:rsidR="008D7CA7">
        <w:rPr>
          <w:rFonts w:ascii="Calibri" w:hAnsi="Calibri"/>
        </w:rPr>
        <w:t xml:space="preserve">user </w:t>
      </w:r>
      <w:r>
        <w:rPr>
          <w:rFonts w:ascii="Calibri" w:hAnsi="Calibri"/>
        </w:rPr>
        <w:t>should have experience with ArcGIS</w:t>
      </w:r>
      <w:r w:rsidR="001B18FD">
        <w:rPr>
          <w:rFonts w:ascii="Calibri" w:hAnsi="Calibri"/>
        </w:rPr>
        <w:t xml:space="preserve"> and technical knowledge of windows-based software and operating systems</w:t>
      </w:r>
      <w:r>
        <w:rPr>
          <w:rFonts w:ascii="Calibri" w:hAnsi="Calibri"/>
        </w:rPr>
        <w:t xml:space="preserve">.  </w:t>
      </w:r>
    </w:p>
    <w:p w14:paraId="0B5AD3D4" w14:textId="77777777" w:rsidR="00980545" w:rsidRDefault="00980545">
      <w:pPr>
        <w:rPr>
          <w:rFonts w:ascii="Calibri" w:hAnsi="Calibri"/>
        </w:rPr>
      </w:pPr>
      <w:r>
        <w:rPr>
          <w:rFonts w:ascii="Calibri" w:hAnsi="Calibri"/>
        </w:rPr>
        <w:br w:type="page"/>
      </w:r>
    </w:p>
    <w:p w14:paraId="367D1680" w14:textId="77777777" w:rsidR="000E7919" w:rsidRDefault="009C782C" w:rsidP="00980545">
      <w:pPr>
        <w:pStyle w:val="Heading1"/>
      </w:pPr>
      <w:bookmarkStart w:id="16" w:name="_Toc343038078"/>
      <w:bookmarkStart w:id="17" w:name="_Toc52020072"/>
      <w:r>
        <w:rPr>
          <w:lang w:val="en-US"/>
        </w:rPr>
        <w:lastRenderedPageBreak/>
        <w:t>3</w:t>
      </w:r>
      <w:r w:rsidR="00980545">
        <w:t>. The Geometric Network Model</w:t>
      </w:r>
      <w:bookmarkEnd w:id="16"/>
      <w:bookmarkEnd w:id="17"/>
      <w:r w:rsidR="00980545">
        <w:t xml:space="preserve"> </w:t>
      </w:r>
    </w:p>
    <w:p w14:paraId="77D505F6"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252A9ED" w14:textId="77777777" w:rsidR="00436858" w:rsidRPr="00C76386" w:rsidRDefault="00436858" w:rsidP="00174891">
      <w:pPr>
        <w:ind w:left="86" w:right="639"/>
        <w:rPr>
          <w:rFonts w:ascii="Calibri" w:hAnsi="Calibri"/>
        </w:rPr>
      </w:pPr>
    </w:p>
    <w:p w14:paraId="6B5551B0" w14:textId="77777777" w:rsidR="00A44F25" w:rsidRDefault="00AA3523" w:rsidP="00174891">
      <w:pPr>
        <w:ind w:left="86" w:right="639"/>
        <w:rPr>
          <w:rFonts w:ascii="Calibri" w:hAnsi="Calibri"/>
        </w:rPr>
      </w:pPr>
      <w:r>
        <w:rPr>
          <w:rFonts w:ascii="Calibri" w:hAnsi="Calibri"/>
        </w:rPr>
        <w:t>FIPEX</w:t>
      </w:r>
      <w:r w:rsidR="00436858" w:rsidRPr="00C76386">
        <w:rPr>
          <w:rFonts w:ascii="Calibri" w:hAnsi="Calibri"/>
        </w:rPr>
        <w:t xml:space="preserve"> </w:t>
      </w:r>
      <w:r>
        <w:rPr>
          <w:rFonts w:ascii="Calibri" w:hAnsi="Calibri"/>
        </w:rPr>
        <w:t>can be used with</w:t>
      </w:r>
      <w:r w:rsidR="00190EB9" w:rsidRPr="00C76386">
        <w:rPr>
          <w:rFonts w:ascii="Calibri" w:hAnsi="Calibri"/>
        </w:rPr>
        <w:t xml:space="preserve"> </w:t>
      </w:r>
      <w:r w:rsidR="000E7919">
        <w:rPr>
          <w:rFonts w:ascii="Calibri" w:hAnsi="Calibri"/>
        </w:rPr>
        <w:t xml:space="preserve">a hydrological dataset which is registered and modified </w:t>
      </w:r>
      <w:r w:rsidR="003A0D01">
        <w:rPr>
          <w:rFonts w:ascii="Calibri" w:hAnsi="Calibri"/>
        </w:rPr>
        <w:t xml:space="preserve">as a </w:t>
      </w:r>
      <w:r w:rsidR="003A0D01">
        <w:rPr>
          <w:rFonts w:ascii="Calibri" w:hAnsi="Calibri"/>
          <w:i/>
        </w:rPr>
        <w:t>geometric network</w:t>
      </w:r>
      <w:r w:rsidR="003A0D01">
        <w:rPr>
          <w:rFonts w:ascii="Calibri" w:hAnsi="Calibri"/>
        </w:rPr>
        <w:t xml:space="preserve"> </w:t>
      </w:r>
      <w:r w:rsidR="000E7919">
        <w:rPr>
          <w:rFonts w:ascii="Calibri" w:hAnsi="Calibri"/>
        </w:rPr>
        <w:t xml:space="preserve">by the </w:t>
      </w:r>
      <w:r>
        <w:rPr>
          <w:rFonts w:ascii="Calibri" w:hAnsi="Calibri"/>
        </w:rPr>
        <w:t xml:space="preserve">ESRI </w:t>
      </w:r>
      <w:r w:rsidR="000E7919">
        <w:rPr>
          <w:rFonts w:ascii="Calibri" w:hAnsi="Calibri"/>
        </w:rPr>
        <w:t>ArcGIS</w:t>
      </w:r>
      <w:r>
        <w:rPr>
          <w:rFonts w:ascii="Calibri" w:hAnsi="Calibri" w:cs="Calibri"/>
        </w:rPr>
        <w:t>™</w:t>
      </w:r>
      <w:r w:rsidR="000E7919">
        <w:rPr>
          <w:rFonts w:ascii="Calibri" w:hAnsi="Calibri"/>
        </w:rPr>
        <w:t xml:space="preserve"> program</w:t>
      </w:r>
      <w:r w:rsidR="000E7919">
        <w:rPr>
          <w:rFonts w:ascii="Calibri" w:hAnsi="Calibri"/>
          <w:i/>
        </w:rPr>
        <w:t xml:space="preserve">.  </w:t>
      </w:r>
      <w:r w:rsidR="000E7919" w:rsidRPr="000E7919">
        <w:rPr>
          <w:rFonts w:ascii="Calibri" w:hAnsi="Calibri"/>
        </w:rPr>
        <w:t>As such,</w:t>
      </w:r>
      <w:r w:rsidR="000E7919">
        <w:rPr>
          <w:rFonts w:ascii="Calibri" w:hAnsi="Calibri"/>
          <w:i/>
        </w:rPr>
        <w:t xml:space="preserve"> </w:t>
      </w:r>
      <w:r w:rsidR="000E7919">
        <w:rPr>
          <w:rFonts w:ascii="Calibri" w:hAnsi="Calibri"/>
        </w:rPr>
        <w:t xml:space="preserve">FIPEX requires the creation of a geometric network using the </w:t>
      </w:r>
      <w:r w:rsidR="000E7919" w:rsidRPr="00AA3523">
        <w:rPr>
          <w:rFonts w:ascii="Calibri" w:hAnsi="Calibri"/>
          <w:i/>
        </w:rPr>
        <w:t>Build Geometric Network Wizard</w:t>
      </w:r>
      <w:r w:rsidR="00760B64">
        <w:rPr>
          <w:rFonts w:ascii="Calibri" w:hAnsi="Calibri"/>
        </w:rPr>
        <w:t xml:space="preserve"> provided in the ArcCatalog</w:t>
      </w:r>
      <w:r>
        <w:rPr>
          <w:rFonts w:ascii="Calibri" w:hAnsi="Calibri" w:cs="Calibri"/>
        </w:rPr>
        <w:t>™</w:t>
      </w:r>
      <w:r w:rsidR="000E7919">
        <w:rPr>
          <w:rFonts w:ascii="Calibri" w:hAnsi="Calibri"/>
        </w:rPr>
        <w:t xml:space="preserve"> program (a part</w:t>
      </w:r>
      <w:r>
        <w:rPr>
          <w:rFonts w:ascii="Calibri" w:hAnsi="Calibri"/>
        </w:rPr>
        <w:t xml:space="preserve"> of the ArcGIS Desktop</w:t>
      </w:r>
      <w:r w:rsidR="00980545">
        <w:rPr>
          <w:rFonts w:ascii="Calibri" w:hAnsi="Calibri" w:cs="Calibri"/>
        </w:rPr>
        <w:t>™</w:t>
      </w:r>
      <w:r w:rsidR="002B2AA4">
        <w:rPr>
          <w:rFonts w:ascii="Calibri" w:hAnsi="Calibri"/>
        </w:rPr>
        <w:t xml:space="preserve"> s</w:t>
      </w:r>
      <w:r>
        <w:rPr>
          <w:rFonts w:ascii="Calibri" w:hAnsi="Calibri"/>
        </w:rPr>
        <w:t xml:space="preserve">uite).  </w:t>
      </w:r>
      <w:r w:rsidR="004655EC">
        <w:rPr>
          <w:rFonts w:ascii="Calibri" w:hAnsi="Calibri"/>
        </w:rPr>
        <w:t>The geometric network is used for 'tree' or dendritic networks -- for example, water distribution, power distribution, or river networks.</w:t>
      </w:r>
      <w:r w:rsidR="00980545">
        <w:rPr>
          <w:rFonts w:ascii="Calibri" w:hAnsi="Calibri"/>
        </w:rPr>
        <w:t xml:space="preserve">  </w:t>
      </w:r>
    </w:p>
    <w:p w14:paraId="01E575C7" w14:textId="3EDCA988" w:rsidR="00A44F25" w:rsidRDefault="00A44F25" w:rsidP="00174891">
      <w:pPr>
        <w:ind w:left="86" w:right="639"/>
        <w:rPr>
          <w:rFonts w:ascii="Calibri" w:hAnsi="Calibri"/>
        </w:rPr>
      </w:pPr>
    </w:p>
    <w:p w14:paraId="32609994" w14:textId="47FCE547" w:rsidR="00A44F25" w:rsidRDefault="00A44F25" w:rsidP="00174891">
      <w:pPr>
        <w:ind w:left="86" w:right="639"/>
        <w:rPr>
          <w:rFonts w:ascii="Calibri" w:hAnsi="Calibri"/>
        </w:rPr>
      </w:pPr>
      <w:r>
        <w:rPr>
          <w:noProof/>
        </w:rPr>
        <w:drawing>
          <wp:inline distT="0" distB="0" distL="0" distR="0" wp14:anchorId="4BF49FE0" wp14:editId="253D0AAA">
            <wp:extent cx="5957570" cy="317754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7570" cy="3177540"/>
                    </a:xfrm>
                    <a:prstGeom prst="rect">
                      <a:avLst/>
                    </a:prstGeom>
                  </pic:spPr>
                </pic:pic>
              </a:graphicData>
            </a:graphic>
          </wp:inline>
        </w:drawing>
      </w:r>
    </w:p>
    <w:p w14:paraId="79885DDE" w14:textId="77777777" w:rsidR="00A44F25" w:rsidRDefault="00A44F25" w:rsidP="00174891">
      <w:pPr>
        <w:ind w:left="86" w:right="639"/>
        <w:rPr>
          <w:rFonts w:ascii="Calibri" w:hAnsi="Calibri"/>
        </w:rPr>
      </w:pPr>
    </w:p>
    <w:p w14:paraId="784DB0CD" w14:textId="59056410" w:rsidR="00E8099B" w:rsidRPr="004655EC" w:rsidRDefault="00980545" w:rsidP="00174891">
      <w:pPr>
        <w:ind w:left="86" w:right="639"/>
        <w:rPr>
          <w:rFonts w:ascii="Calibri" w:hAnsi="Calibri"/>
        </w:rPr>
      </w:pPr>
      <w:r>
        <w:rPr>
          <w:rFonts w:ascii="Calibri" w:hAnsi="Calibri"/>
        </w:rPr>
        <w:t xml:space="preserve">The </w:t>
      </w:r>
      <w:r w:rsidRPr="00980545">
        <w:rPr>
          <w:rFonts w:ascii="Calibri" w:hAnsi="Calibri"/>
          <w:i/>
        </w:rPr>
        <w:t>Utility Network Analyst Extension</w:t>
      </w:r>
      <w:r>
        <w:rPr>
          <w:rFonts w:ascii="Calibri" w:hAnsi="Calibri"/>
        </w:rPr>
        <w:t xml:space="preserve"> / Toolbar</w:t>
      </w:r>
      <w:r w:rsidR="00A44F25">
        <w:rPr>
          <w:rFonts w:ascii="Calibri" w:hAnsi="Calibri"/>
        </w:rPr>
        <w:t>, used to create the network,</w:t>
      </w:r>
      <w:r>
        <w:rPr>
          <w:rFonts w:ascii="Calibri" w:hAnsi="Calibri"/>
        </w:rPr>
        <w:t xml:space="preserve"> is provided with the most basic ArcGIS Desktop</w:t>
      </w:r>
      <w:r w:rsidR="002B2AA4">
        <w:rPr>
          <w:rFonts w:ascii="Calibri" w:hAnsi="Calibri" w:cs="Calibri"/>
        </w:rPr>
        <w:t>™</w:t>
      </w:r>
      <w:r>
        <w:rPr>
          <w:rFonts w:ascii="Calibri" w:hAnsi="Calibri"/>
        </w:rPr>
        <w:t xml:space="preserve"> license and contains many tools to perform simple tasks such as network tracing and connectivity troubleshooting. </w:t>
      </w:r>
      <w:r w:rsidR="00386073">
        <w:rPr>
          <w:rFonts w:ascii="Calibri" w:hAnsi="Calibri"/>
        </w:rPr>
        <w:t xml:space="preserve">The geometric network model is </w:t>
      </w:r>
      <w:r w:rsidR="00386073" w:rsidRPr="004655EC">
        <w:rPr>
          <w:rFonts w:ascii="Calibri" w:hAnsi="Calibri"/>
          <w:i/>
        </w:rPr>
        <w:t>not</w:t>
      </w:r>
      <w:r w:rsidR="00386073">
        <w:rPr>
          <w:rFonts w:ascii="Calibri" w:hAnsi="Calibri"/>
        </w:rPr>
        <w:t xml:space="preserve"> the same as the network model provided by ArcGIS</w:t>
      </w:r>
      <w:r w:rsidR="00386073">
        <w:rPr>
          <w:rFonts w:ascii="Calibri" w:hAnsi="Calibri" w:cs="Calibri"/>
        </w:rPr>
        <w:t>™</w:t>
      </w:r>
      <w:r w:rsidR="00386073">
        <w:rPr>
          <w:rFonts w:ascii="Calibri" w:hAnsi="Calibri"/>
        </w:rPr>
        <w:t xml:space="preserve"> for use with the </w:t>
      </w:r>
      <w:r w:rsidR="00386073">
        <w:rPr>
          <w:rFonts w:ascii="Calibri" w:hAnsi="Calibri"/>
          <w:i/>
        </w:rPr>
        <w:t>Network Analyst</w:t>
      </w:r>
      <w:r w:rsidR="00386073">
        <w:rPr>
          <w:rFonts w:ascii="Calibri" w:hAnsi="Calibri" w:cs="Calibri"/>
          <w:i/>
        </w:rPr>
        <w:t>™</w:t>
      </w:r>
      <w:r w:rsidR="00386073">
        <w:rPr>
          <w:rFonts w:ascii="Calibri" w:hAnsi="Calibri"/>
          <w:i/>
        </w:rPr>
        <w:t xml:space="preserve"> </w:t>
      </w:r>
      <w:r w:rsidR="00386073">
        <w:rPr>
          <w:rFonts w:ascii="Calibri" w:hAnsi="Calibri"/>
        </w:rPr>
        <w:t xml:space="preserve">extension which is used primarily for road network analysis and routing (an upgrade / add-in requiring an additional purchase from ESRI).  </w:t>
      </w:r>
      <w:r w:rsidR="004655EC">
        <w:rPr>
          <w:rFonts w:ascii="Calibri" w:hAnsi="Calibri"/>
        </w:rPr>
        <w:t xml:space="preserve">    </w:t>
      </w:r>
    </w:p>
    <w:p w14:paraId="5784A228" w14:textId="77777777" w:rsidR="00E8099B" w:rsidRDefault="00E8099B" w:rsidP="00174891">
      <w:pPr>
        <w:ind w:left="86" w:right="639"/>
        <w:rPr>
          <w:rFonts w:ascii="Calibri" w:hAnsi="Calibri"/>
        </w:rPr>
      </w:pPr>
    </w:p>
    <w:p w14:paraId="164DB1C6" w14:textId="77777777" w:rsidR="004655EC" w:rsidRDefault="004655EC" w:rsidP="00174891">
      <w:pPr>
        <w:ind w:left="86" w:right="639"/>
        <w:rPr>
          <w:rFonts w:ascii="Calibri" w:hAnsi="Calibri"/>
        </w:rPr>
      </w:pPr>
      <w:r>
        <w:rPr>
          <w:rFonts w:ascii="Calibri" w:hAnsi="Calibri"/>
        </w:rPr>
        <w:t>To create a geometric network requires a second-tier ArcGIS</w:t>
      </w:r>
      <w:r w:rsidR="002B2AA4">
        <w:rPr>
          <w:rFonts w:ascii="Calibri" w:hAnsi="Calibri" w:cs="Calibri"/>
        </w:rPr>
        <w:t>™</w:t>
      </w:r>
      <w:r>
        <w:rPr>
          <w:rFonts w:ascii="Calibri" w:hAnsi="Calibri"/>
        </w:rPr>
        <w:t xml:space="preserve"> license:</w:t>
      </w:r>
    </w:p>
    <w:p w14:paraId="3DA9B938" w14:textId="77777777" w:rsidR="004655EC" w:rsidRDefault="004655EC" w:rsidP="004655EC">
      <w:pPr>
        <w:ind w:left="810" w:right="639"/>
        <w:rPr>
          <w:rFonts w:ascii="Calibri" w:hAnsi="Calibri"/>
        </w:rPr>
      </w:pPr>
    </w:p>
    <w:p w14:paraId="33336D57" w14:textId="77777777" w:rsidR="004655EC" w:rsidRDefault="004655EC" w:rsidP="004655EC">
      <w:pPr>
        <w:ind w:left="810" w:right="639"/>
        <w:rPr>
          <w:rFonts w:ascii="Arial" w:hAnsi="Arial" w:cs="Arial"/>
          <w:color w:val="4D4D4D"/>
          <w:sz w:val="20"/>
          <w:szCs w:val="20"/>
          <w:shd w:val="clear" w:color="auto" w:fill="FFFFFF"/>
        </w:rPr>
      </w:pPr>
      <w:r>
        <w:rPr>
          <w:rFonts w:ascii="Calibri" w:hAnsi="Calibri"/>
        </w:rPr>
        <w:t>"</w:t>
      </w:r>
      <w:r w:rsidRPr="004655EC">
        <w:rPr>
          <w:rFonts w:ascii="Arial" w:hAnsi="Arial" w:cs="Arial"/>
          <w:color w:val="4D4D4D"/>
          <w:sz w:val="20"/>
          <w:szCs w:val="20"/>
          <w:shd w:val="clear" w:color="auto" w:fill="FFFFFF"/>
        </w:rPr>
        <w:t xml:space="preserve"> </w:t>
      </w:r>
      <w:r>
        <w:rPr>
          <w:rFonts w:ascii="Arial" w:hAnsi="Arial" w:cs="Arial"/>
          <w:color w:val="4D4D4D"/>
          <w:sz w:val="20"/>
          <w:szCs w:val="20"/>
          <w:shd w:val="clear" w:color="auto" w:fill="FFFFFF"/>
        </w:rPr>
        <w:t>Although geometric networks can be both created and edited in</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ArcGIS for Desktop Advanced</w:t>
      </w:r>
      <w:r>
        <w:rPr>
          <w:rStyle w:val="apple-converted-space"/>
          <w:rFonts w:ascii="Arial" w:hAnsi="Arial" w:cs="Arial"/>
          <w:color w:val="4D4D4D"/>
          <w:sz w:val="20"/>
          <w:szCs w:val="20"/>
          <w:shd w:val="clear" w:color="auto" w:fill="FFFFFF"/>
        </w:rPr>
        <w:t> </w:t>
      </w:r>
      <w:r>
        <w:rPr>
          <w:rFonts w:ascii="Arial" w:hAnsi="Arial" w:cs="Arial"/>
          <w:color w:val="4D4D4D"/>
          <w:sz w:val="20"/>
          <w:szCs w:val="20"/>
          <w:shd w:val="clear" w:color="auto" w:fill="FFFFFF"/>
        </w:rPr>
        <w:t>and</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Standard</w:t>
      </w:r>
      <w:r>
        <w:rPr>
          <w:rFonts w:ascii="Arial" w:hAnsi="Arial" w:cs="Arial"/>
          <w:color w:val="4D4D4D"/>
          <w:sz w:val="20"/>
          <w:szCs w:val="20"/>
          <w:shd w:val="clear" w:color="auto" w:fill="FFFFFF"/>
        </w:rPr>
        <w:t>, they are read-only in</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Basic</w:t>
      </w:r>
      <w:r>
        <w:rPr>
          <w:rFonts w:ascii="Arial" w:hAnsi="Arial" w:cs="Arial"/>
          <w:color w:val="4D4D4D"/>
          <w:sz w:val="20"/>
          <w:szCs w:val="20"/>
          <w:shd w:val="clear" w:color="auto" w:fill="FFFFFF"/>
        </w:rPr>
        <w:t>." -- ESRI ArcGIS Resources Website, 2012</w:t>
      </w:r>
    </w:p>
    <w:p w14:paraId="56F66DD5" w14:textId="77777777" w:rsidR="00B2725C" w:rsidRDefault="00B2725C" w:rsidP="004655EC">
      <w:pPr>
        <w:ind w:left="810" w:right="639"/>
        <w:rPr>
          <w:rFonts w:ascii="Arial" w:hAnsi="Arial" w:cs="Arial"/>
          <w:color w:val="4D4D4D"/>
          <w:sz w:val="20"/>
          <w:szCs w:val="20"/>
          <w:shd w:val="clear" w:color="auto" w:fill="FFFFFF"/>
        </w:rPr>
      </w:pPr>
    </w:p>
    <w:p w14:paraId="46E06C4E" w14:textId="77777777" w:rsidR="004655EC" w:rsidRDefault="004655EC" w:rsidP="00174891">
      <w:pPr>
        <w:ind w:left="86" w:right="639"/>
        <w:rPr>
          <w:rFonts w:ascii="Calibri" w:hAnsi="Calibri"/>
        </w:rPr>
      </w:pPr>
      <w:r>
        <w:rPr>
          <w:rFonts w:ascii="Calibri" w:hAnsi="Calibri"/>
        </w:rPr>
        <w:t>For more information on geometric network creation, editing, and troubleshooting:</w:t>
      </w:r>
    </w:p>
    <w:p w14:paraId="2AA7C3B4" w14:textId="77777777" w:rsidR="004655EC" w:rsidRDefault="004655EC" w:rsidP="00174891">
      <w:pPr>
        <w:ind w:left="86" w:right="639"/>
        <w:rPr>
          <w:rFonts w:ascii="Calibri" w:hAnsi="Calibri"/>
        </w:rPr>
      </w:pPr>
      <w:r w:rsidRPr="004655EC">
        <w:rPr>
          <w:rFonts w:ascii="Calibri" w:hAnsi="Calibri"/>
        </w:rPr>
        <w:t>http://resources.arcgis.com/en/help/main/10.1/index.html#//002r00000008000000</w:t>
      </w:r>
    </w:p>
    <w:p w14:paraId="010BA24B" w14:textId="77777777" w:rsidR="004655EC" w:rsidRDefault="004655EC" w:rsidP="00174891">
      <w:pPr>
        <w:ind w:left="86" w:right="639"/>
        <w:rPr>
          <w:rFonts w:ascii="Calibri" w:hAnsi="Calibri"/>
        </w:rPr>
      </w:pPr>
      <w:r w:rsidRPr="004655EC">
        <w:rPr>
          <w:rFonts w:ascii="Calibri" w:hAnsi="Calibri"/>
        </w:rPr>
        <w:t>http://resources.arcgis.com/en/help/main/10.1/index.html#//00170000015t000000</w:t>
      </w:r>
    </w:p>
    <w:p w14:paraId="365DB8D1" w14:textId="2201F4F9" w:rsidR="004655EC" w:rsidRDefault="001854C9" w:rsidP="00462BED">
      <w:pPr>
        <w:pStyle w:val="Heading1"/>
      </w:pPr>
      <w:r w:rsidRPr="00DD64C7">
        <w:lastRenderedPageBreak/>
        <w:t>4. The Dendritic Connectivity Index</w:t>
      </w:r>
    </w:p>
    <w:p w14:paraId="1C03F045" w14:textId="77777777" w:rsidR="00462BED" w:rsidRDefault="00462BED" w:rsidP="00462BE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01FB8DE" w14:textId="77777777" w:rsidR="00462BED" w:rsidRPr="00DD64C7" w:rsidRDefault="00462BED" w:rsidP="00174891">
      <w:pPr>
        <w:ind w:left="86" w:right="639"/>
        <w:rPr>
          <w:rFonts w:ascii="Calibri" w:hAnsi="Calibri"/>
          <w:b/>
          <w:bCs/>
        </w:rPr>
      </w:pPr>
    </w:p>
    <w:p w14:paraId="4FF5D211" w14:textId="74B3B77E" w:rsidR="001854C9" w:rsidRDefault="001854C9" w:rsidP="00174891">
      <w:pPr>
        <w:ind w:left="86" w:right="639"/>
        <w:rPr>
          <w:rFonts w:ascii="Calibri" w:hAnsi="Calibri"/>
        </w:rPr>
      </w:pPr>
    </w:p>
    <w:p w14:paraId="2D935722" w14:textId="05233DD5" w:rsidR="00DD64C7" w:rsidRDefault="00DD64C7" w:rsidP="00174891">
      <w:pPr>
        <w:ind w:left="86" w:right="639"/>
        <w:rPr>
          <w:rFonts w:ascii="Calibri" w:hAnsi="Calibri"/>
        </w:rPr>
      </w:pPr>
      <w:r>
        <w:rPr>
          <w:rFonts w:ascii="Calibri" w:hAnsi="Calibri"/>
        </w:rPr>
        <w:t>The Dendritic Connectivity Index (DCI) is a measure of longitudinal connectivity of a river system (Cote et al., 2009)</w:t>
      </w:r>
      <w:r w:rsidR="00462BED">
        <w:rPr>
          <w:rStyle w:val="FootnoteReference"/>
          <w:rFonts w:ascii="Calibri" w:hAnsi="Calibri"/>
        </w:rPr>
        <w:footnoteReference w:id="1"/>
      </w:r>
      <w:r>
        <w:rPr>
          <w:rFonts w:ascii="Calibri" w:hAnsi="Calibri"/>
        </w:rPr>
        <w:t xml:space="preserve">. The framework calculates the expected connectivity of a river system given the barriers present, barrier passability, barrier type, habitat and river quantity. The DCI comes in several ‘flavours’: </w:t>
      </w:r>
    </w:p>
    <w:p w14:paraId="2572786E" w14:textId="55200C4A"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diadromous (DCI</w:t>
      </w:r>
      <w:r w:rsidRPr="00DD64C7">
        <w:rPr>
          <w:rFonts w:ascii="Calibri" w:hAnsi="Calibri"/>
          <w:b/>
          <w:bCs/>
          <w:vertAlign w:val="subscript"/>
        </w:rPr>
        <w:t>d</w:t>
      </w:r>
      <w:r w:rsidRPr="00DD64C7">
        <w:rPr>
          <w:rFonts w:ascii="Calibri" w:hAnsi="Calibri"/>
          <w:b/>
          <w:bCs/>
        </w:rPr>
        <w:t>):</w:t>
      </w:r>
      <w:r w:rsidRPr="00DD64C7">
        <w:rPr>
          <w:rFonts w:ascii="Calibri" w:hAnsi="Calibri"/>
        </w:rPr>
        <w:t xml:space="preserve"> connectivity to / from the sink or outflow</w:t>
      </w:r>
    </w:p>
    <w:p w14:paraId="49845F74" w14:textId="60784626"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potamodromous (DCI</w:t>
      </w:r>
      <w:r w:rsidRPr="00DD64C7">
        <w:rPr>
          <w:rFonts w:ascii="Calibri" w:hAnsi="Calibri"/>
          <w:b/>
          <w:bCs/>
          <w:vertAlign w:val="subscript"/>
        </w:rPr>
        <w:t>p</w:t>
      </w:r>
      <w:r w:rsidRPr="00DD64C7">
        <w:rPr>
          <w:rFonts w:ascii="Calibri" w:hAnsi="Calibri"/>
          <w:b/>
          <w:bCs/>
        </w:rPr>
        <w:t>):</w:t>
      </w:r>
      <w:r w:rsidRPr="00DD64C7">
        <w:rPr>
          <w:rFonts w:ascii="Calibri" w:hAnsi="Calibri"/>
        </w:rPr>
        <w:t xml:space="preserve"> connectivity to / from every river segment to every other river segment</w:t>
      </w:r>
    </w:p>
    <w:p w14:paraId="012819A4" w14:textId="5B41487A"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sectional (DCI</w:t>
      </w:r>
      <w:r w:rsidRPr="00DD64C7">
        <w:rPr>
          <w:rFonts w:ascii="Calibri" w:hAnsi="Calibri"/>
          <w:b/>
          <w:bCs/>
          <w:vertAlign w:val="subscript"/>
        </w:rPr>
        <w:t>s</w:t>
      </w:r>
      <w:r w:rsidRPr="00DD64C7">
        <w:rPr>
          <w:rFonts w:ascii="Calibri" w:hAnsi="Calibri"/>
          <w:b/>
          <w:bCs/>
        </w:rPr>
        <w:t>):</w:t>
      </w:r>
      <w:r w:rsidRPr="00DD64C7">
        <w:rPr>
          <w:rFonts w:ascii="Calibri" w:hAnsi="Calibri"/>
        </w:rPr>
        <w:t xml:space="preserve"> connectivity to / from a given segment</w:t>
      </w:r>
    </w:p>
    <w:p w14:paraId="2D16CD91" w14:textId="267DBD3D"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(natural-only):</w:t>
      </w:r>
      <w:r w:rsidRPr="00DD64C7">
        <w:rPr>
          <w:rFonts w:ascii="Calibri" w:hAnsi="Calibri"/>
        </w:rPr>
        <w:t xml:space="preserve"> connectivity considering only natural barriers</w:t>
      </w:r>
    </w:p>
    <w:p w14:paraId="40D18954" w14:textId="3A019341"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with distance decay:</w:t>
      </w:r>
      <w:r w:rsidRPr="00DD64C7">
        <w:rPr>
          <w:rFonts w:ascii="Calibri" w:hAnsi="Calibri"/>
        </w:rPr>
        <w:t xml:space="preserve"> connectivity considering maximum distance threshold or distance decay function (can be applied to any of the DCI ‘flavours’ above)</w:t>
      </w:r>
    </w:p>
    <w:p w14:paraId="4487EBCA" w14:textId="28ABC1AC" w:rsidR="002B2AA4" w:rsidRDefault="002B2AA4" w:rsidP="00DF7D10">
      <w:pPr>
        <w:rPr>
          <w:lang w:val="en-US"/>
        </w:rPr>
      </w:pPr>
      <w:bookmarkStart w:id="18" w:name="River_Networks_in_GIS_17035870"/>
      <w:bookmarkStart w:id="19" w:name="_Toc343038079"/>
      <w:bookmarkEnd w:id="18"/>
    </w:p>
    <w:p w14:paraId="60319A7B" w14:textId="6A0046F5" w:rsidR="00DD64C7" w:rsidRDefault="00DD64C7" w:rsidP="00DF7D10">
      <w:pPr>
        <w:rPr>
          <w:lang w:val="en-US"/>
        </w:rPr>
      </w:pPr>
    </w:p>
    <w:p w14:paraId="39326097" w14:textId="77777777" w:rsidR="00462BED" w:rsidRDefault="00462BED" w:rsidP="00462BED">
      <w:pPr>
        <w:keepNext/>
        <w:jc w:val="center"/>
      </w:pPr>
      <w:r>
        <w:rPr>
          <w:noProof/>
        </w:rPr>
        <w:drawing>
          <wp:inline distT="0" distB="0" distL="0" distR="0" wp14:anchorId="2188FB56" wp14:editId="198AE2F2">
            <wp:extent cx="3240430" cy="384175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3095" cy="3844910"/>
                    </a:xfrm>
                    <a:prstGeom prst="rect">
                      <a:avLst/>
                    </a:prstGeom>
                  </pic:spPr>
                </pic:pic>
              </a:graphicData>
            </a:graphic>
          </wp:inline>
        </w:drawing>
      </w:r>
    </w:p>
    <w:p w14:paraId="27AF22E3" w14:textId="659829B4" w:rsidR="00DD64C7" w:rsidRDefault="00462BED" w:rsidP="00462BED">
      <w:pPr>
        <w:pStyle w:val="Caption"/>
        <w:jc w:val="center"/>
        <w:rPr>
          <w:lang w:val="en-US"/>
        </w:rPr>
      </w:pPr>
      <w:r>
        <w:t xml:space="preserve">Figure </w:t>
      </w:r>
      <w:r>
        <w:fldChar w:fldCharType="begin"/>
      </w:r>
      <w:r>
        <w:instrText xml:space="preserve"> SEQ Figure \* ARABIC </w:instrText>
      </w:r>
      <w:r>
        <w:fldChar w:fldCharType="separate"/>
      </w:r>
      <w:r w:rsidR="00DE7F1A">
        <w:rPr>
          <w:noProof/>
        </w:rPr>
        <w:t>1</w:t>
      </w:r>
      <w:r>
        <w:fldChar w:fldCharType="end"/>
      </w:r>
      <w:r>
        <w:t>: From Cote et al. (2009)</w:t>
      </w:r>
    </w:p>
    <w:p w14:paraId="69EFED87" w14:textId="15361665" w:rsidR="00DD64C7" w:rsidRDefault="00DD64C7" w:rsidP="00DF7D10">
      <w:pPr>
        <w:rPr>
          <w:lang w:val="en-US"/>
        </w:rPr>
      </w:pPr>
    </w:p>
    <w:p w14:paraId="5705CC99" w14:textId="1486F45C" w:rsidR="00490E51" w:rsidRDefault="00490E51" w:rsidP="00DF7D10">
      <w:pPr>
        <w:rPr>
          <w:lang w:val="en-US"/>
        </w:rPr>
      </w:pPr>
    </w:p>
    <w:p w14:paraId="64729086" w14:textId="367E0789" w:rsidR="00490E51" w:rsidRDefault="00490E51" w:rsidP="00490E51">
      <w:pPr>
        <w:pStyle w:val="Heading2"/>
      </w:pPr>
      <w:r>
        <w:lastRenderedPageBreak/>
        <w:t>The Linkage Between FIPEX and R</w:t>
      </w:r>
    </w:p>
    <w:p w14:paraId="18591AAE" w14:textId="2846165F" w:rsidR="00490E51" w:rsidRDefault="00490E51" w:rsidP="00DF7D10">
      <w:pPr>
        <w:rPr>
          <w:lang w:val="en-US"/>
        </w:rPr>
      </w:pPr>
      <w:r>
        <w:rPr>
          <w:lang w:val="en-US"/>
        </w:rPr>
        <w:t xml:space="preserve">The DCI is calculated using a model for the R Statistical Software (R Core Team, 2020; </w:t>
      </w:r>
      <w:r>
        <w:rPr>
          <w:rStyle w:val="hgkelc"/>
        </w:rPr>
        <w:t>http://www.</w:t>
      </w:r>
      <w:r>
        <w:rPr>
          <w:rStyle w:val="hgkelc"/>
          <w:b/>
          <w:bCs/>
        </w:rPr>
        <w:t>R</w:t>
      </w:r>
      <w:r>
        <w:rPr>
          <w:rStyle w:val="hgkelc"/>
        </w:rPr>
        <w:t>-project.org/</w:t>
      </w:r>
      <w:r>
        <w:rPr>
          <w:lang w:val="en-US"/>
        </w:rPr>
        <w:t xml:space="preserve">). FIPEX generates tables that R then uses to construct a graph / network which is then used to calculate the DCI. FIPEX then reads the output from the R model back into ArcMap. </w:t>
      </w:r>
    </w:p>
    <w:p w14:paraId="23D4F123" w14:textId="3B338F27" w:rsidR="00490E51" w:rsidRDefault="00490E51" w:rsidP="00DF7D10">
      <w:pPr>
        <w:rPr>
          <w:lang w:val="en-US"/>
        </w:rPr>
      </w:pPr>
    </w:p>
    <w:p w14:paraId="46669371" w14:textId="29D4C344" w:rsidR="00490E51" w:rsidRDefault="00490E51" w:rsidP="00DF7D10">
      <w:pPr>
        <w:rPr>
          <w:lang w:val="en-US"/>
        </w:rPr>
      </w:pPr>
      <w:r>
        <w:rPr>
          <w:lang w:val="en-US"/>
        </w:rPr>
        <w:t>An important aspect to FIPEX / DCI is that during calculation of the DCI</w:t>
      </w:r>
      <w:r w:rsidRPr="00490E51">
        <w:rPr>
          <w:vertAlign w:val="subscript"/>
          <w:lang w:val="en-US"/>
        </w:rPr>
        <w:t>p</w:t>
      </w:r>
      <w:r>
        <w:rPr>
          <w:lang w:val="en-US"/>
        </w:rPr>
        <w:t xml:space="preserve"> and DCI</w:t>
      </w:r>
      <w:r w:rsidRPr="00490E51">
        <w:rPr>
          <w:vertAlign w:val="subscript"/>
          <w:lang w:val="en-US"/>
        </w:rPr>
        <w:t>s</w:t>
      </w:r>
      <w:r>
        <w:rPr>
          <w:lang w:val="en-US"/>
        </w:rPr>
        <w:t>, the calculations can become very time-consuming. This is because the connectivity between every pair of segments in the system</w:t>
      </w:r>
      <w:r w:rsidR="00E91A24">
        <w:rPr>
          <w:lang w:val="en-US"/>
        </w:rPr>
        <w:t xml:space="preserve"> must be calculated</w:t>
      </w:r>
      <w:r>
        <w:rPr>
          <w:lang w:val="en-US"/>
        </w:rPr>
        <w:t xml:space="preserve">. To deal with the ‘combinatorial explosion’, our approach simplifies the network to the bare minimum number of nodes and edges. We do this in different ways depending on the ‘flavour’ of DCI calculated. </w:t>
      </w:r>
    </w:p>
    <w:p w14:paraId="6664A186" w14:textId="4EF31A98" w:rsidR="00E91A24" w:rsidRDefault="00E91A24" w:rsidP="00E91A24">
      <w:pPr>
        <w:keepNext/>
      </w:pPr>
      <w:r>
        <w:rPr>
          <w:noProof/>
        </w:rPr>
        <w:drawing>
          <wp:inline distT="0" distB="0" distL="0" distR="0" wp14:anchorId="5F500798" wp14:editId="73850566">
            <wp:extent cx="5957570" cy="295338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7570" cy="2953385"/>
                    </a:xfrm>
                    <a:prstGeom prst="rect">
                      <a:avLst/>
                    </a:prstGeom>
                  </pic:spPr>
                </pic:pic>
              </a:graphicData>
            </a:graphic>
          </wp:inline>
        </w:drawing>
      </w:r>
    </w:p>
    <w:p w14:paraId="6253CC8F" w14:textId="7FC1E994" w:rsidR="00E91A24" w:rsidRDefault="00E91A24" w:rsidP="00E91A24">
      <w:pPr>
        <w:pStyle w:val="Caption"/>
        <w:rPr>
          <w:lang w:val="en-US"/>
        </w:rPr>
      </w:pPr>
      <w:r>
        <w:t xml:space="preserve">Figure </w:t>
      </w:r>
      <w:r>
        <w:fldChar w:fldCharType="begin"/>
      </w:r>
      <w:r>
        <w:instrText xml:space="preserve"> SEQ Figure \* ARABIC </w:instrText>
      </w:r>
      <w:r>
        <w:fldChar w:fldCharType="separate"/>
      </w:r>
      <w:r w:rsidR="00DE7F1A">
        <w:rPr>
          <w:noProof/>
        </w:rPr>
        <w:t>2</w:t>
      </w:r>
      <w:r>
        <w:fldChar w:fldCharType="end"/>
      </w:r>
      <w:r>
        <w:t>: The above abstraction is used during calculation in R of DCI without distance thresholds or distance decay functions.</w:t>
      </w:r>
      <w:r w:rsidR="00A9124E">
        <w:t xml:space="preserve"> </w:t>
      </w:r>
    </w:p>
    <w:p w14:paraId="0BE3DD97" w14:textId="173B2D55" w:rsidR="00490E51" w:rsidRDefault="00490E51" w:rsidP="00DF7D10">
      <w:pPr>
        <w:rPr>
          <w:lang w:val="en-US"/>
        </w:rPr>
      </w:pPr>
    </w:p>
    <w:p w14:paraId="55706CEB" w14:textId="77777777" w:rsidR="00A9124E" w:rsidRDefault="00A9124E" w:rsidP="00A9124E">
      <w:pPr>
        <w:keepNext/>
      </w:pPr>
      <w:r>
        <w:rPr>
          <w:noProof/>
        </w:rPr>
        <w:lastRenderedPageBreak/>
        <w:drawing>
          <wp:inline distT="0" distB="0" distL="0" distR="0" wp14:anchorId="26BF108D" wp14:editId="35B904C4">
            <wp:extent cx="5957570" cy="316992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7570" cy="3169920"/>
                    </a:xfrm>
                    <a:prstGeom prst="rect">
                      <a:avLst/>
                    </a:prstGeom>
                  </pic:spPr>
                </pic:pic>
              </a:graphicData>
            </a:graphic>
          </wp:inline>
        </w:drawing>
      </w:r>
    </w:p>
    <w:p w14:paraId="5446DB56" w14:textId="5BD28E37" w:rsidR="00CF2E72" w:rsidRDefault="00A9124E" w:rsidP="00A9124E">
      <w:pPr>
        <w:pStyle w:val="Caption"/>
        <w:rPr>
          <w:lang w:val="en-US"/>
        </w:rPr>
      </w:pPr>
      <w:r>
        <w:t xml:space="preserve">Figure </w:t>
      </w:r>
      <w:r>
        <w:fldChar w:fldCharType="begin"/>
      </w:r>
      <w:r>
        <w:instrText xml:space="preserve"> SEQ Figure \* ARABIC </w:instrText>
      </w:r>
      <w:r>
        <w:fldChar w:fldCharType="separate"/>
      </w:r>
      <w:r w:rsidR="00DE7F1A">
        <w:rPr>
          <w:noProof/>
        </w:rPr>
        <w:t>3</w:t>
      </w:r>
      <w:r>
        <w:fldChar w:fldCharType="end"/>
      </w:r>
      <w:r>
        <w:t>: Network diagram of graph / network created in R when running DCI model with distance limits / decay function. The network still contains fewer edges and nodes than the geometric network in R, though it is more complicated than the network created when running DCI without distance limits / decay function.</w:t>
      </w:r>
    </w:p>
    <w:p w14:paraId="00CC378E" w14:textId="77777777" w:rsidR="00CF2E72" w:rsidRDefault="00CF2E72" w:rsidP="00DF7D10">
      <w:pPr>
        <w:rPr>
          <w:lang w:val="en-US"/>
        </w:rPr>
      </w:pPr>
    </w:p>
    <w:p w14:paraId="29A38A1A" w14:textId="0E782402" w:rsidR="00490E51" w:rsidRDefault="00490E51" w:rsidP="00DF7D10">
      <w:pPr>
        <w:rPr>
          <w:lang w:val="en-US"/>
        </w:rPr>
      </w:pPr>
      <w:r>
        <w:rPr>
          <w:lang w:val="en-US"/>
        </w:rPr>
        <w:t xml:space="preserve">Another important consideration is that the tables written by FIPEX and the R code may be used in different ways and from the R software itself – the user does not need to calculate the DCI only from within ArcMap. Once the necessary summary tables are created, users are free to create a network in R, modify the code, and run analyses using the DCI R code. </w:t>
      </w:r>
    </w:p>
    <w:p w14:paraId="71755262" w14:textId="77777777" w:rsidR="00A82906" w:rsidRDefault="00A82906" w:rsidP="00A82906">
      <w:pPr>
        <w:keepNext/>
        <w:jc w:val="center"/>
      </w:pPr>
      <w:r>
        <w:rPr>
          <w:noProof/>
        </w:rPr>
        <w:drawing>
          <wp:inline distT="0" distB="0" distL="0" distR="0" wp14:anchorId="17957C3C" wp14:editId="17DB43CF">
            <wp:extent cx="2562225" cy="166167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7418" cy="1671523"/>
                    </a:xfrm>
                    <a:prstGeom prst="rect">
                      <a:avLst/>
                    </a:prstGeom>
                  </pic:spPr>
                </pic:pic>
              </a:graphicData>
            </a:graphic>
          </wp:inline>
        </w:drawing>
      </w:r>
    </w:p>
    <w:p w14:paraId="320A2477" w14:textId="38212F28" w:rsidR="00A82906" w:rsidRDefault="00A82906" w:rsidP="00A82906">
      <w:pPr>
        <w:pStyle w:val="Caption"/>
        <w:jc w:val="center"/>
        <w:rPr>
          <w:lang w:val="en-US"/>
        </w:rPr>
      </w:pPr>
      <w:r>
        <w:t xml:space="preserve">Figure </w:t>
      </w:r>
      <w:r>
        <w:fldChar w:fldCharType="begin"/>
      </w:r>
      <w:r>
        <w:instrText xml:space="preserve"> SEQ Figure \* ARABIC </w:instrText>
      </w:r>
      <w:r>
        <w:fldChar w:fldCharType="separate"/>
      </w:r>
      <w:r w:rsidR="00DE7F1A">
        <w:rPr>
          <w:noProof/>
        </w:rPr>
        <w:t>4</w:t>
      </w:r>
      <w:r>
        <w:fldChar w:fldCharType="end"/>
      </w:r>
      <w:r>
        <w:t>: Tables created by FIPEX by extracting information from</w:t>
      </w:r>
      <w:r>
        <w:rPr>
          <w:noProof/>
        </w:rPr>
        <w:t xml:space="preserve"> the geospatial data. These tables can be optionally be used to create and analyze networks outside of FIPEX.</w:t>
      </w:r>
    </w:p>
    <w:p w14:paraId="09DEDA8A" w14:textId="77777777" w:rsidR="00490E51" w:rsidRDefault="00490E51" w:rsidP="00DF7D10">
      <w:pPr>
        <w:rPr>
          <w:lang w:val="en-US"/>
        </w:rPr>
      </w:pPr>
    </w:p>
    <w:p w14:paraId="2D6D7CBA" w14:textId="77777777" w:rsidR="00386073" w:rsidRDefault="00386073">
      <w:pPr>
        <w:rPr>
          <w:rFonts w:ascii="Arial" w:hAnsi="Arial" w:cs="Arial"/>
          <w:b/>
          <w:bCs/>
          <w:kern w:val="32"/>
          <w:sz w:val="32"/>
          <w:szCs w:val="32"/>
          <w:lang w:val="en-US" w:eastAsia="ru-RU"/>
        </w:rPr>
      </w:pPr>
      <w:r>
        <w:rPr>
          <w:lang w:val="en-US"/>
        </w:rPr>
        <w:br w:type="page"/>
      </w:r>
    </w:p>
    <w:p w14:paraId="5C56A4F7" w14:textId="77777777" w:rsidR="002D3654" w:rsidRDefault="009C782C" w:rsidP="009154F4">
      <w:pPr>
        <w:pStyle w:val="Heading1"/>
        <w:rPr>
          <w:lang w:val="en-CA"/>
        </w:rPr>
      </w:pPr>
      <w:bookmarkStart w:id="20" w:name="_4._Tool_Installation"/>
      <w:bookmarkStart w:id="21" w:name="_Toc52020073"/>
      <w:bookmarkEnd w:id="20"/>
      <w:r>
        <w:rPr>
          <w:lang w:val="en-US"/>
        </w:rPr>
        <w:lastRenderedPageBreak/>
        <w:t xml:space="preserve">4. </w:t>
      </w:r>
      <w:r w:rsidR="002D3654" w:rsidRPr="00A70226">
        <w:t>Tool Installation</w:t>
      </w:r>
      <w:bookmarkEnd w:id="19"/>
      <w:bookmarkEnd w:id="21"/>
    </w:p>
    <w:p w14:paraId="030376D2"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36F1F6A9" w14:textId="77777777" w:rsidR="00796D5D" w:rsidRPr="00796D5D" w:rsidRDefault="00796D5D" w:rsidP="00796D5D">
      <w:pPr>
        <w:rPr>
          <w:lang w:eastAsia="ru-RU"/>
        </w:rPr>
      </w:pPr>
    </w:p>
    <w:p w14:paraId="7B9076DA" w14:textId="77777777" w:rsidR="004655EC" w:rsidRPr="00AB63AF" w:rsidRDefault="004655EC" w:rsidP="00980545">
      <w:pPr>
        <w:pStyle w:val="Heading2"/>
        <w:rPr>
          <w:lang w:val="en-US"/>
        </w:rPr>
      </w:pPr>
      <w:bookmarkStart w:id="22" w:name="_Toc343038080"/>
      <w:bookmarkStart w:id="23" w:name="_Toc52020074"/>
      <w:r w:rsidRPr="00980545">
        <w:t>L</w:t>
      </w:r>
      <w:r w:rsidR="00AB63AF">
        <w:rPr>
          <w:lang w:val="en-US"/>
        </w:rPr>
        <w:t>icense</w:t>
      </w:r>
      <w:bookmarkEnd w:id="22"/>
      <w:bookmarkEnd w:id="23"/>
    </w:p>
    <w:p w14:paraId="702C88A5" w14:textId="41898A2D" w:rsidR="00980545" w:rsidRDefault="009154F4" w:rsidP="00CE45A1">
      <w:pPr>
        <w:rPr>
          <w:rFonts w:asciiTheme="minorHAnsi" w:hAnsiTheme="minorHAnsi" w:cstheme="minorHAnsi"/>
        </w:rPr>
      </w:pPr>
      <w:r>
        <w:rPr>
          <w:rFonts w:asciiTheme="minorHAnsi" w:hAnsiTheme="minorHAnsi" w:cstheme="minorHAnsi"/>
        </w:rPr>
        <w:t xml:space="preserve">Prior to installation please read and accept the disclaimer and license.  </w:t>
      </w:r>
      <w:r w:rsidR="004655EC" w:rsidRPr="00980545">
        <w:rPr>
          <w:rFonts w:asciiTheme="minorHAnsi" w:hAnsiTheme="minorHAnsi" w:cstheme="minorHAnsi"/>
        </w:rPr>
        <w:t>The FIPEX toolset is provided as is, where is (see</w:t>
      </w:r>
      <w:r w:rsidR="00F91C07">
        <w:rPr>
          <w:rFonts w:asciiTheme="minorHAnsi" w:hAnsiTheme="minorHAnsi" w:cstheme="minorHAnsi"/>
        </w:rPr>
        <w:t xml:space="preserve"> </w:t>
      </w:r>
      <w:r w:rsidR="00F91C07">
        <w:rPr>
          <w:rFonts w:asciiTheme="minorHAnsi" w:hAnsiTheme="minorHAnsi" w:cstheme="minorHAnsi"/>
        </w:rPr>
        <w:fldChar w:fldCharType="begin"/>
      </w:r>
      <w:r w:rsidR="00F91C07">
        <w:rPr>
          <w:rFonts w:asciiTheme="minorHAnsi" w:hAnsiTheme="minorHAnsi" w:cstheme="minorHAnsi"/>
        </w:rPr>
        <w:instrText xml:space="preserve"> REF _Ref45368779 \h </w:instrText>
      </w:r>
      <w:r w:rsidR="00F91C07">
        <w:rPr>
          <w:rFonts w:asciiTheme="minorHAnsi" w:hAnsiTheme="minorHAnsi" w:cstheme="minorHAnsi"/>
        </w:rPr>
      </w:r>
      <w:r w:rsidR="00F91C07">
        <w:rPr>
          <w:rFonts w:asciiTheme="minorHAnsi" w:hAnsiTheme="minorHAnsi" w:cstheme="minorHAnsi"/>
        </w:rPr>
        <w:fldChar w:fldCharType="separate"/>
      </w:r>
      <w:ins w:id="24" w:author="goldford@student.ubc.ca" w:date="2022-08-18T13:57:00Z">
        <w:r w:rsidR="00DE7F1A">
          <w:rPr>
            <w:shd w:val="clear" w:color="auto" w:fill="FFFFFF"/>
          </w:rPr>
          <w:t>Disclaimer and Licence</w:t>
        </w:r>
      </w:ins>
      <w:r w:rsidR="00F91C07">
        <w:rPr>
          <w:rFonts w:asciiTheme="minorHAnsi" w:hAnsiTheme="minorHAnsi" w:cstheme="minorHAnsi"/>
        </w:rPr>
        <w:fldChar w:fldCharType="end"/>
      </w:r>
      <w:r w:rsidR="00CE45A1">
        <w:rPr>
          <w:rFonts w:asciiTheme="minorHAnsi" w:hAnsiTheme="minorHAnsi" w:cstheme="minorHAnsi"/>
        </w:rPr>
        <w:t>)</w:t>
      </w:r>
    </w:p>
    <w:p w14:paraId="77832117" w14:textId="77777777" w:rsidR="00980545" w:rsidRDefault="00980545" w:rsidP="00980545">
      <w:pPr>
        <w:rPr>
          <w:rFonts w:asciiTheme="minorHAnsi" w:hAnsiTheme="minorHAnsi" w:cstheme="minorHAnsi"/>
        </w:rPr>
      </w:pPr>
    </w:p>
    <w:p w14:paraId="7C9978FF" w14:textId="7A28752F" w:rsidR="00980545" w:rsidRDefault="00980545" w:rsidP="00980545">
      <w:pPr>
        <w:rPr>
          <w:rFonts w:asciiTheme="minorHAnsi" w:hAnsiTheme="minorHAnsi" w:cstheme="minorHAnsi"/>
        </w:rPr>
      </w:pPr>
      <w:r>
        <w:rPr>
          <w:rFonts w:asciiTheme="minorHAnsi" w:hAnsiTheme="minorHAnsi" w:cstheme="minorHAnsi"/>
        </w:rPr>
        <w:t xml:space="preserve">When redistributing this software, leveraging it, or presenting results based on the usage of this software we request that you adhere to </w:t>
      </w:r>
      <w:r w:rsidR="00F91C07">
        <w:rPr>
          <w:rFonts w:asciiTheme="minorHAnsi" w:hAnsiTheme="minorHAnsi" w:cstheme="minorHAnsi"/>
        </w:rPr>
        <w:t>the terms of</w:t>
      </w:r>
      <w:r>
        <w:rPr>
          <w:rFonts w:asciiTheme="minorHAnsi" w:hAnsiTheme="minorHAnsi" w:cstheme="minorHAnsi"/>
        </w:rPr>
        <w:t xml:space="preserve"> license and provide attribution</w:t>
      </w:r>
      <w:r w:rsidR="00F91C07">
        <w:rPr>
          <w:rFonts w:asciiTheme="minorHAnsi" w:hAnsiTheme="minorHAnsi" w:cstheme="minorHAnsi"/>
        </w:rPr>
        <w:t xml:space="preserve">. </w:t>
      </w:r>
    </w:p>
    <w:p w14:paraId="26C3C267" w14:textId="77777777" w:rsidR="00980545" w:rsidRDefault="00980545" w:rsidP="00980545">
      <w:pPr>
        <w:rPr>
          <w:rFonts w:asciiTheme="minorHAnsi" w:hAnsiTheme="minorHAnsi" w:cstheme="minorHAnsi"/>
        </w:rPr>
      </w:pPr>
    </w:p>
    <w:p w14:paraId="33C9562D" w14:textId="77777777" w:rsidR="00AB63AF" w:rsidRDefault="00AB63AF" w:rsidP="00AB63AF">
      <w:pPr>
        <w:pStyle w:val="Heading2"/>
        <w:rPr>
          <w:lang w:val="en-US"/>
        </w:rPr>
      </w:pPr>
      <w:bookmarkStart w:id="25" w:name="_Toc343038082"/>
      <w:bookmarkStart w:id="26" w:name="_Toc52020075"/>
      <w:r>
        <w:rPr>
          <w:lang w:val="en-US"/>
        </w:rPr>
        <w:t>Software Requirements</w:t>
      </w:r>
      <w:bookmarkEnd w:id="25"/>
      <w:bookmarkEnd w:id="26"/>
    </w:p>
    <w:p w14:paraId="4DFBCB19" w14:textId="4F1585A6" w:rsidR="00AB63AF" w:rsidRPr="00F91C07" w:rsidRDefault="00AB63AF" w:rsidP="00B964A2">
      <w:pPr>
        <w:pStyle w:val="ListParagraph"/>
        <w:numPr>
          <w:ilvl w:val="0"/>
          <w:numId w:val="8"/>
        </w:numPr>
        <w:rPr>
          <w:rFonts w:asciiTheme="minorHAnsi" w:hAnsiTheme="minorHAnsi"/>
          <w:lang w:val="en-US" w:eastAsia="ru-RU"/>
        </w:rPr>
      </w:pPr>
      <w:r w:rsidRPr="00F91C07">
        <w:rPr>
          <w:rFonts w:asciiTheme="minorHAnsi" w:hAnsiTheme="minorHAnsi"/>
          <w:lang w:val="en-US" w:eastAsia="ru-RU"/>
        </w:rPr>
        <w:t xml:space="preserve">Windows </w:t>
      </w:r>
      <w:r w:rsidR="00F91C07" w:rsidRPr="00F91C07">
        <w:rPr>
          <w:rFonts w:asciiTheme="minorHAnsi" w:hAnsiTheme="minorHAnsi"/>
          <w:lang w:val="en-US" w:eastAsia="ru-RU"/>
        </w:rPr>
        <w:t>10</w:t>
      </w:r>
      <w:r w:rsidRPr="00F91C07">
        <w:rPr>
          <w:rFonts w:asciiTheme="minorHAnsi" w:hAnsiTheme="minorHAnsi"/>
          <w:lang w:val="en-US" w:eastAsia="ru-RU"/>
        </w:rPr>
        <w:t xml:space="preserve"> Operating System</w:t>
      </w:r>
      <w:r w:rsidR="00A6012B" w:rsidRPr="00F91C07">
        <w:rPr>
          <w:rFonts w:asciiTheme="minorHAnsi" w:hAnsiTheme="minorHAnsi"/>
          <w:lang w:val="en-US" w:eastAsia="ru-RU"/>
        </w:rPr>
        <w:t xml:space="preserve"> (</w:t>
      </w:r>
      <w:r w:rsidR="00F91C07" w:rsidRPr="00F91C07">
        <w:rPr>
          <w:rFonts w:asciiTheme="minorHAnsi" w:hAnsiTheme="minorHAnsi"/>
          <w:lang w:val="en-US" w:eastAsia="ru-RU"/>
        </w:rPr>
        <w:t>earlier versions of Windows may work</w:t>
      </w:r>
      <w:r w:rsidR="00A6012B" w:rsidRPr="00F91C07">
        <w:rPr>
          <w:rFonts w:asciiTheme="minorHAnsi" w:hAnsiTheme="minorHAnsi"/>
          <w:lang w:val="en-US" w:eastAsia="ru-RU"/>
        </w:rPr>
        <w:t xml:space="preserve"> but </w:t>
      </w:r>
      <w:r w:rsidR="00F91C07" w:rsidRPr="00F91C07">
        <w:rPr>
          <w:rFonts w:asciiTheme="minorHAnsi" w:hAnsiTheme="minorHAnsi"/>
          <w:lang w:val="en-US" w:eastAsia="ru-RU"/>
        </w:rPr>
        <w:t>are</w:t>
      </w:r>
      <w:r w:rsidR="00A6012B" w:rsidRPr="00F91C07">
        <w:rPr>
          <w:rFonts w:asciiTheme="minorHAnsi" w:hAnsiTheme="minorHAnsi"/>
          <w:lang w:val="en-US" w:eastAsia="ru-RU"/>
        </w:rPr>
        <w:t xml:space="preserve"> untested)</w:t>
      </w:r>
    </w:p>
    <w:p w14:paraId="4FAB5440" w14:textId="49936B8B" w:rsidR="00AB63AF" w:rsidRPr="00F91C07" w:rsidRDefault="00AB63AF" w:rsidP="00B964A2">
      <w:pPr>
        <w:pStyle w:val="ListParagraph"/>
        <w:numPr>
          <w:ilvl w:val="0"/>
          <w:numId w:val="8"/>
        </w:numPr>
        <w:rPr>
          <w:rFonts w:asciiTheme="minorHAnsi" w:hAnsiTheme="minorHAnsi"/>
          <w:lang w:val="en-US" w:eastAsia="ru-RU"/>
        </w:rPr>
      </w:pPr>
      <w:r w:rsidRPr="00F91C07">
        <w:rPr>
          <w:rFonts w:asciiTheme="minorHAnsi" w:hAnsiTheme="minorHAnsi"/>
          <w:lang w:val="en-US" w:eastAsia="ru-RU"/>
        </w:rPr>
        <w:t>ArcGIS 10.</w:t>
      </w:r>
      <w:r w:rsidR="00F91C07" w:rsidRPr="00F91C07">
        <w:rPr>
          <w:rFonts w:asciiTheme="minorHAnsi" w:hAnsiTheme="minorHAnsi"/>
          <w:lang w:val="en-US" w:eastAsia="ru-RU"/>
        </w:rPr>
        <w:t>4+</w:t>
      </w:r>
      <w:r w:rsidRPr="00F91C07">
        <w:rPr>
          <w:rFonts w:asciiTheme="minorHAnsi" w:hAnsiTheme="minorHAnsi"/>
          <w:lang w:val="en-US" w:eastAsia="ru-RU"/>
        </w:rPr>
        <w:t xml:space="preserve"> Desktop</w:t>
      </w:r>
      <w:r w:rsidR="002B2AA4" w:rsidRPr="00F91C07">
        <w:rPr>
          <w:rFonts w:asciiTheme="minorHAnsi" w:hAnsiTheme="minorHAnsi"/>
          <w:lang w:val="en-US" w:eastAsia="ru-RU"/>
        </w:rPr>
        <w:t>™</w:t>
      </w:r>
      <w:r w:rsidRPr="00F91C07">
        <w:rPr>
          <w:rFonts w:asciiTheme="minorHAnsi" w:hAnsiTheme="minorHAnsi"/>
          <w:lang w:val="en-US" w:eastAsia="ru-RU"/>
        </w:rPr>
        <w:t xml:space="preserve"> Installed (Standard level license</w:t>
      </w:r>
      <w:r w:rsidR="00F91C07" w:rsidRPr="00F91C07">
        <w:rPr>
          <w:rFonts w:asciiTheme="minorHAnsi" w:hAnsiTheme="minorHAnsi"/>
          <w:lang w:val="en-US" w:eastAsia="ru-RU"/>
        </w:rPr>
        <w:t xml:space="preserve"> or above</w:t>
      </w:r>
      <w:r w:rsidRPr="00F91C07">
        <w:rPr>
          <w:rFonts w:asciiTheme="minorHAnsi" w:hAnsiTheme="minorHAnsi"/>
          <w:lang w:val="en-US" w:eastAsia="ru-RU"/>
        </w:rPr>
        <w:t xml:space="preserve"> preferred</w:t>
      </w:r>
      <w:r w:rsidR="00F91C07" w:rsidRPr="00F91C07">
        <w:rPr>
          <w:rFonts w:asciiTheme="minorHAnsi" w:hAnsiTheme="minorHAnsi"/>
          <w:lang w:val="en-US" w:eastAsia="ru-RU"/>
        </w:rPr>
        <w:t xml:space="preserve"> for network editing tools</w:t>
      </w:r>
      <w:r w:rsidRPr="00F91C07">
        <w:rPr>
          <w:rFonts w:asciiTheme="minorHAnsi" w:hAnsiTheme="minorHAnsi"/>
          <w:lang w:val="en-US" w:eastAsia="ru-RU"/>
        </w:rPr>
        <w:t>)</w:t>
      </w:r>
    </w:p>
    <w:p w14:paraId="7ACBF0BD" w14:textId="649D5CC9" w:rsidR="00AB63AF" w:rsidRPr="00F91C07" w:rsidRDefault="00AB63AF" w:rsidP="00B964A2">
      <w:pPr>
        <w:pStyle w:val="ListParagraph"/>
        <w:numPr>
          <w:ilvl w:val="0"/>
          <w:numId w:val="8"/>
        </w:numPr>
        <w:rPr>
          <w:rFonts w:asciiTheme="minorHAnsi" w:hAnsiTheme="minorHAnsi"/>
        </w:rPr>
      </w:pPr>
      <w:r w:rsidRPr="00F91C07">
        <w:rPr>
          <w:rFonts w:asciiTheme="minorHAnsi" w:hAnsiTheme="minorHAnsi"/>
        </w:rPr>
        <w:t xml:space="preserve">The Microsoft .NET framework </w:t>
      </w:r>
      <w:r w:rsidR="00F91C07" w:rsidRPr="00F91C07">
        <w:rPr>
          <w:rFonts w:asciiTheme="minorHAnsi" w:hAnsiTheme="minorHAnsi"/>
        </w:rPr>
        <w:t>4</w:t>
      </w:r>
      <w:r w:rsidRPr="00F91C07">
        <w:rPr>
          <w:rFonts w:asciiTheme="minorHAnsi" w:hAnsiTheme="minorHAnsi"/>
        </w:rPr>
        <w:t>.</w:t>
      </w:r>
      <w:r w:rsidR="00BE72EA" w:rsidRPr="00F91C07">
        <w:rPr>
          <w:rFonts w:asciiTheme="minorHAnsi" w:hAnsiTheme="minorHAnsi"/>
        </w:rPr>
        <w:t>5</w:t>
      </w:r>
      <w:r w:rsidRPr="00F91C07">
        <w:rPr>
          <w:rFonts w:asciiTheme="minorHAnsi" w:hAnsiTheme="minorHAnsi"/>
        </w:rPr>
        <w:t>+ installed.</w:t>
      </w:r>
    </w:p>
    <w:p w14:paraId="7CDF8C86" w14:textId="77777777" w:rsidR="00AB63AF" w:rsidRDefault="00AB63AF" w:rsidP="00AB63AF">
      <w:pPr>
        <w:rPr>
          <w:rFonts w:ascii="Calibri" w:hAnsi="Calibri"/>
        </w:rPr>
      </w:pPr>
    </w:p>
    <w:p w14:paraId="271EF947" w14:textId="77777777" w:rsidR="00AB63AF" w:rsidRDefault="00AB63AF" w:rsidP="00AB63AF">
      <w:pPr>
        <w:pStyle w:val="Heading2"/>
        <w:rPr>
          <w:lang w:val="en-US"/>
        </w:rPr>
      </w:pPr>
      <w:bookmarkStart w:id="27" w:name="_Toc343038083"/>
      <w:bookmarkStart w:id="28" w:name="_Toc52020076"/>
      <w:r>
        <w:rPr>
          <w:lang w:val="en-US"/>
        </w:rPr>
        <w:t>Hardware Requirements</w:t>
      </w:r>
      <w:bookmarkEnd w:id="27"/>
      <w:bookmarkEnd w:id="28"/>
    </w:p>
    <w:p w14:paraId="6A4DD15D" w14:textId="273926A7" w:rsidR="00AB63AF" w:rsidRDefault="00AB63AF" w:rsidP="00B964A2">
      <w:pPr>
        <w:pStyle w:val="ListParagraph"/>
        <w:numPr>
          <w:ilvl w:val="0"/>
          <w:numId w:val="9"/>
        </w:numPr>
        <w:rPr>
          <w:rFonts w:ascii="Calibri" w:hAnsi="Calibri"/>
        </w:rPr>
      </w:pPr>
      <w:r w:rsidRPr="00AB63AF">
        <w:rPr>
          <w:rFonts w:ascii="Calibri" w:hAnsi="Calibri"/>
        </w:rPr>
        <w:t xml:space="preserve">A PC Computer with </w:t>
      </w:r>
      <w:r w:rsidR="00C81339">
        <w:rPr>
          <w:rFonts w:ascii="Calibri" w:hAnsi="Calibri"/>
        </w:rPr>
        <w:t>4</w:t>
      </w:r>
      <w:r w:rsidR="00A6012B">
        <w:rPr>
          <w:rFonts w:ascii="Calibri" w:hAnsi="Calibri"/>
        </w:rPr>
        <w:t>G</w:t>
      </w:r>
      <w:r w:rsidRPr="00AB63AF">
        <w:rPr>
          <w:rFonts w:ascii="Calibri" w:hAnsi="Calibri"/>
        </w:rPr>
        <w:t xml:space="preserve">b+ RAM </w:t>
      </w:r>
    </w:p>
    <w:p w14:paraId="4665BBF2" w14:textId="5B5F2CA8" w:rsidR="00A6012B" w:rsidRDefault="00A6012B" w:rsidP="00B964A2">
      <w:pPr>
        <w:pStyle w:val="ListParagraph"/>
        <w:numPr>
          <w:ilvl w:val="0"/>
          <w:numId w:val="9"/>
        </w:numPr>
        <w:rPr>
          <w:rFonts w:ascii="Calibri" w:hAnsi="Calibri"/>
        </w:rPr>
      </w:pPr>
      <w:r>
        <w:rPr>
          <w:rFonts w:ascii="Calibri" w:hAnsi="Calibri"/>
        </w:rPr>
        <w:t>2.4Gb+ disk space (requirement for operation of ArcGIS</w:t>
      </w:r>
      <w:r w:rsidR="00F91C07">
        <w:rPr>
          <w:rFonts w:ascii="Calibri" w:hAnsi="Calibri" w:cs="Calibri"/>
        </w:rPr>
        <w:t>™</w:t>
      </w:r>
      <w:r w:rsidR="00F91C07">
        <w:rPr>
          <w:rFonts w:ascii="Calibri" w:hAnsi="Calibri"/>
        </w:rPr>
        <w:t xml:space="preserve"> Desktop</w:t>
      </w:r>
      <w:r>
        <w:rPr>
          <w:rFonts w:ascii="Calibri" w:hAnsi="Calibri"/>
        </w:rPr>
        <w:t>)</w:t>
      </w:r>
    </w:p>
    <w:p w14:paraId="47E8009D" w14:textId="77777777" w:rsidR="00A6012B" w:rsidRPr="00A6012B" w:rsidRDefault="00A6012B" w:rsidP="00B964A2">
      <w:pPr>
        <w:pStyle w:val="ListParagraph"/>
        <w:numPr>
          <w:ilvl w:val="0"/>
          <w:numId w:val="9"/>
        </w:numPr>
        <w:rPr>
          <w:rFonts w:ascii="Calibri" w:hAnsi="Calibri"/>
        </w:rPr>
      </w:pPr>
      <w:r>
        <w:rPr>
          <w:rFonts w:ascii="Calibri" w:hAnsi="Calibri"/>
        </w:rPr>
        <w:t>CPU Speed 2.2Ghz+</w:t>
      </w:r>
    </w:p>
    <w:p w14:paraId="2A6C6EBD" w14:textId="77777777" w:rsidR="00AB63AF" w:rsidRPr="00C76386" w:rsidRDefault="00AB63AF" w:rsidP="002D3654">
      <w:pPr>
        <w:pStyle w:val="BodyText"/>
        <w:tabs>
          <w:tab w:val="right" w:leader="dot" w:pos="9781"/>
          <w:tab w:val="left" w:pos="9923"/>
        </w:tabs>
        <w:ind w:left="180" w:right="639"/>
        <w:rPr>
          <w:rFonts w:ascii="Calibri" w:hAnsi="Calibri"/>
          <w:b/>
          <w:sz w:val="24"/>
          <w:szCs w:val="24"/>
        </w:rPr>
      </w:pPr>
    </w:p>
    <w:p w14:paraId="1CE10B20" w14:textId="77777777" w:rsidR="002D3654" w:rsidRPr="00AB63AF" w:rsidRDefault="00AB63AF" w:rsidP="00B2725C">
      <w:pPr>
        <w:pStyle w:val="Heading2"/>
        <w:rPr>
          <w:lang w:val="en-US"/>
        </w:rPr>
      </w:pPr>
      <w:bookmarkStart w:id="29" w:name="_Toc343038084"/>
      <w:bookmarkStart w:id="30" w:name="_Toc52020077"/>
      <w:r>
        <w:rPr>
          <w:lang w:val="en-US"/>
        </w:rPr>
        <w:t>Prerequisites</w:t>
      </w:r>
      <w:bookmarkEnd w:id="29"/>
      <w:bookmarkEnd w:id="30"/>
    </w:p>
    <w:p w14:paraId="00748287" w14:textId="77777777" w:rsidR="002D3654" w:rsidRPr="00C76386" w:rsidRDefault="002D3654" w:rsidP="002D3654">
      <w:pPr>
        <w:ind w:left="180" w:right="639"/>
        <w:rPr>
          <w:rFonts w:ascii="Calibri" w:hAnsi="Calibri"/>
        </w:rPr>
      </w:pPr>
      <w:r w:rsidRPr="00C76386">
        <w:rPr>
          <w:rFonts w:ascii="Calibri" w:hAnsi="Calibri"/>
        </w:rPr>
        <w:t xml:space="preserve">Prior to installation, ensure that the following requirements are met: </w:t>
      </w:r>
    </w:p>
    <w:p w14:paraId="10C0157D" w14:textId="08619FA0" w:rsidR="002D3654" w:rsidRPr="00C76386" w:rsidRDefault="002D3654" w:rsidP="00B964A2">
      <w:pPr>
        <w:numPr>
          <w:ilvl w:val="0"/>
          <w:numId w:val="1"/>
        </w:numPr>
        <w:ind w:left="360" w:right="639" w:firstLine="0"/>
        <w:rPr>
          <w:rFonts w:ascii="Calibri" w:hAnsi="Calibri"/>
        </w:rPr>
      </w:pPr>
      <w:r>
        <w:rPr>
          <w:rFonts w:ascii="Calibri" w:hAnsi="Calibri"/>
        </w:rPr>
        <w:t>E</w:t>
      </w:r>
      <w:r w:rsidRPr="00C76386">
        <w:rPr>
          <w:rFonts w:ascii="Calibri" w:hAnsi="Calibri"/>
        </w:rPr>
        <w:t>SRI</w:t>
      </w:r>
      <w:r w:rsidR="002B2AA4">
        <w:rPr>
          <w:rFonts w:ascii="Calibri" w:hAnsi="Calibri" w:cs="Calibri"/>
        </w:rPr>
        <w:t>™</w:t>
      </w:r>
      <w:r w:rsidRPr="00C76386">
        <w:rPr>
          <w:rFonts w:ascii="Calibri" w:hAnsi="Calibri"/>
        </w:rPr>
        <w:t xml:space="preserve"> ArcGIS</w:t>
      </w:r>
      <w:r w:rsidR="002B2AA4">
        <w:rPr>
          <w:rFonts w:ascii="Calibri" w:hAnsi="Calibri" w:cs="Calibri"/>
        </w:rPr>
        <w:t>™</w:t>
      </w:r>
      <w:r w:rsidRPr="00C76386">
        <w:rPr>
          <w:rFonts w:ascii="Calibri" w:hAnsi="Calibri"/>
        </w:rPr>
        <w:t xml:space="preserve"> </w:t>
      </w:r>
      <w:r w:rsidR="004655EC">
        <w:rPr>
          <w:rFonts w:ascii="Calibri" w:hAnsi="Calibri"/>
        </w:rPr>
        <w:t>10</w:t>
      </w:r>
      <w:r w:rsidRPr="00C76386">
        <w:rPr>
          <w:rFonts w:ascii="Calibri" w:hAnsi="Calibri"/>
        </w:rPr>
        <w:t>.</w:t>
      </w:r>
      <w:r w:rsidR="00F91C07">
        <w:rPr>
          <w:rFonts w:ascii="Calibri" w:hAnsi="Calibri"/>
        </w:rPr>
        <w:t>4+</w:t>
      </w:r>
      <w:r w:rsidRPr="00C76386">
        <w:rPr>
          <w:rFonts w:ascii="Calibri" w:hAnsi="Calibri"/>
        </w:rPr>
        <w:t xml:space="preserve"> is installed</w:t>
      </w:r>
    </w:p>
    <w:p w14:paraId="340528D7" w14:textId="77777777" w:rsidR="002D3654" w:rsidRPr="004655EC" w:rsidRDefault="002D3654" w:rsidP="00B964A2">
      <w:pPr>
        <w:numPr>
          <w:ilvl w:val="0"/>
          <w:numId w:val="1"/>
        </w:numPr>
        <w:ind w:left="360" w:right="639" w:firstLine="0"/>
        <w:rPr>
          <w:rFonts w:ascii="Calibri" w:hAnsi="Calibri"/>
        </w:rPr>
      </w:pPr>
      <w:r w:rsidRPr="00C76386">
        <w:rPr>
          <w:rFonts w:ascii="Calibri" w:hAnsi="Calibri"/>
          <w:lang w:val="en-US"/>
        </w:rPr>
        <w:t>ArcMap</w:t>
      </w:r>
      <w:r w:rsidR="002B2AA4">
        <w:rPr>
          <w:rFonts w:ascii="Calibri" w:hAnsi="Calibri" w:cs="Calibri"/>
          <w:lang w:val="en-US"/>
        </w:rPr>
        <w:t>™</w:t>
      </w:r>
      <w:r w:rsidRPr="00C76386">
        <w:rPr>
          <w:rFonts w:ascii="Calibri" w:hAnsi="Calibri"/>
          <w:lang w:val="en-US"/>
        </w:rPr>
        <w:t>, ArcCatalog</w:t>
      </w:r>
      <w:r w:rsidR="002B2AA4">
        <w:rPr>
          <w:rFonts w:ascii="Calibri" w:hAnsi="Calibri" w:cs="Calibri"/>
          <w:lang w:val="en-US"/>
        </w:rPr>
        <w:t>™</w:t>
      </w:r>
      <w:r w:rsidRPr="00C76386">
        <w:rPr>
          <w:rFonts w:ascii="Calibri" w:hAnsi="Calibri"/>
          <w:lang w:val="en-US"/>
        </w:rPr>
        <w:t xml:space="preserve"> and all other ArcGIS</w:t>
      </w:r>
      <w:r w:rsidR="002B2AA4">
        <w:rPr>
          <w:rFonts w:ascii="Calibri" w:hAnsi="Calibri" w:cs="Calibri"/>
          <w:lang w:val="en-US"/>
        </w:rPr>
        <w:t>™</w:t>
      </w:r>
      <w:r w:rsidRPr="00C76386">
        <w:rPr>
          <w:rFonts w:ascii="Calibri" w:hAnsi="Calibri"/>
          <w:lang w:val="en-US"/>
        </w:rPr>
        <w:t xml:space="preserve"> products are not running. </w:t>
      </w:r>
    </w:p>
    <w:p w14:paraId="44FC8993" w14:textId="77777777" w:rsidR="00AB63AF" w:rsidRPr="00C25317" w:rsidRDefault="004655EC" w:rsidP="00B964A2">
      <w:pPr>
        <w:numPr>
          <w:ilvl w:val="0"/>
          <w:numId w:val="1"/>
        </w:numPr>
        <w:ind w:right="639"/>
        <w:rPr>
          <w:lang w:val="en-US"/>
        </w:rPr>
      </w:pPr>
      <w:r w:rsidRPr="00C25317">
        <w:rPr>
          <w:rFonts w:ascii="Calibri" w:hAnsi="Calibri"/>
          <w:lang w:val="en-US"/>
        </w:rPr>
        <w:t>You have Administ</w:t>
      </w:r>
      <w:r w:rsidR="00AB63AF" w:rsidRPr="00C25317">
        <w:rPr>
          <w:rFonts w:ascii="Calibri" w:hAnsi="Calibri"/>
          <w:lang w:val="en-US"/>
        </w:rPr>
        <w:t>rator</w:t>
      </w:r>
      <w:r w:rsidRPr="00C25317">
        <w:rPr>
          <w:rFonts w:ascii="Calibri" w:hAnsi="Calibri"/>
          <w:lang w:val="en-US"/>
        </w:rPr>
        <w:t xml:space="preserve"> level privileges on your </w:t>
      </w:r>
      <w:r w:rsidR="00AB63AF" w:rsidRPr="00C25317">
        <w:rPr>
          <w:rFonts w:ascii="Calibri" w:hAnsi="Calibri"/>
          <w:lang w:val="en-US"/>
        </w:rPr>
        <w:t>computer</w:t>
      </w:r>
      <w:r w:rsidRPr="00C25317">
        <w:rPr>
          <w:rFonts w:ascii="Calibri" w:hAnsi="Calibri"/>
          <w:lang w:val="en-US"/>
        </w:rPr>
        <w:t>.</w:t>
      </w:r>
    </w:p>
    <w:p w14:paraId="273696D8" w14:textId="77777777" w:rsidR="00C25317" w:rsidRPr="00C25317" w:rsidRDefault="00C25317" w:rsidP="00C25317">
      <w:pPr>
        <w:ind w:left="360" w:right="639"/>
        <w:rPr>
          <w:lang w:val="en-US"/>
        </w:rPr>
      </w:pPr>
    </w:p>
    <w:p w14:paraId="2F05AE73" w14:textId="2C62A87D" w:rsidR="00F91C07" w:rsidRDefault="00F91C07" w:rsidP="00C25317">
      <w:pPr>
        <w:pStyle w:val="Heading2"/>
        <w:rPr>
          <w:lang w:val="en-CA"/>
        </w:rPr>
      </w:pPr>
      <w:bookmarkStart w:id="31" w:name="_Toc52020078"/>
      <w:bookmarkStart w:id="32" w:name="_Toc343038085"/>
      <w:r>
        <w:rPr>
          <w:lang w:val="en-CA"/>
        </w:rPr>
        <w:t>Downloading FIPEX</w:t>
      </w:r>
      <w:bookmarkEnd w:id="31"/>
    </w:p>
    <w:p w14:paraId="67132DEC" w14:textId="77777777" w:rsidR="00386FF9" w:rsidRDefault="00F91C07" w:rsidP="00F91C07">
      <w:r>
        <w:rPr>
          <w:rFonts w:asciiTheme="minorHAnsi" w:hAnsiTheme="minorHAnsi"/>
          <w:lang w:eastAsia="ru-RU"/>
        </w:rPr>
        <w:t xml:space="preserve">FIPEX is distributed via </w:t>
      </w:r>
      <w:r w:rsidR="00386FF9">
        <w:rPr>
          <w:rFonts w:asciiTheme="minorHAnsi" w:hAnsiTheme="minorHAnsi"/>
          <w:lang w:eastAsia="ru-RU"/>
        </w:rPr>
        <w:t xml:space="preserve">the website </w:t>
      </w:r>
      <w:hyperlink r:id="rId16" w:tgtFrame="_blank" w:history="1">
        <w:r w:rsidR="00386FF9">
          <w:rPr>
            <w:rStyle w:val="Hyperlink"/>
            <w:rFonts w:ascii="Calibri" w:hAnsi="Calibri" w:cs="Calibri"/>
            <w:color w:val="1155CC"/>
            <w:shd w:val="clear" w:color="auto" w:fill="FFFFFF"/>
          </w:rPr>
          <w:t>https://goldford.github.io/FIPEX_with_DCI_Website/</w:t>
        </w:r>
      </w:hyperlink>
      <w:r w:rsidR="00386FF9">
        <w:t xml:space="preserve"> where the downloadable ZIP file can be found by clicking on “Download FIPEX for ArcMap.zip”. </w:t>
      </w:r>
    </w:p>
    <w:p w14:paraId="4E4BBB3C" w14:textId="1BD41362" w:rsidR="00386FF9" w:rsidRDefault="00386FF9" w:rsidP="00F91C07">
      <w:r>
        <w:rPr>
          <w:noProof/>
        </w:rPr>
        <w:lastRenderedPageBreak/>
        <mc:AlternateContent>
          <mc:Choice Requires="wps">
            <w:drawing>
              <wp:anchor distT="0" distB="0" distL="114300" distR="114300" simplePos="0" relativeHeight="251677696" behindDoc="0" locked="0" layoutInCell="1" allowOverlap="1" wp14:anchorId="31F85E29" wp14:editId="4C5CDAC4">
                <wp:simplePos x="0" y="0"/>
                <wp:positionH relativeFrom="column">
                  <wp:posOffset>2827020</wp:posOffset>
                </wp:positionH>
                <wp:positionV relativeFrom="paragraph">
                  <wp:posOffset>2769870</wp:posOffset>
                </wp:positionV>
                <wp:extent cx="1708150" cy="412750"/>
                <wp:effectExtent l="19050" t="19050" r="44450" b="44450"/>
                <wp:wrapNone/>
                <wp:docPr id="130" name="Rectangle 130"/>
                <wp:cNvGraphicFramePr/>
                <a:graphic xmlns:a="http://schemas.openxmlformats.org/drawingml/2006/main">
                  <a:graphicData uri="http://schemas.microsoft.com/office/word/2010/wordprocessingShape">
                    <wps:wsp>
                      <wps:cNvSpPr/>
                      <wps:spPr>
                        <a:xfrm>
                          <a:off x="0" y="0"/>
                          <a:ext cx="1708150" cy="41275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E6451C" id="Rectangle 130" o:spid="_x0000_s1026" style="position:absolute;margin-left:222.6pt;margin-top:218.1pt;width:134.5pt;height:3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" filled="f" strokecolor="red" strokeweight="4.5pt"/>
            </w:pict>
          </mc:Fallback>
        </mc:AlternateContent>
      </w:r>
      <w:r>
        <w:rPr>
          <w:noProof/>
        </w:rPr>
        <w:drawing>
          <wp:inline distT="0" distB="0" distL="0" distR="0" wp14:anchorId="283553CA" wp14:editId="625E3D56">
            <wp:extent cx="5957570" cy="4131310"/>
            <wp:effectExtent l="0" t="0" r="5080" b="254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7570" cy="4131310"/>
                    </a:xfrm>
                    <a:prstGeom prst="rect">
                      <a:avLst/>
                    </a:prstGeom>
                  </pic:spPr>
                </pic:pic>
              </a:graphicData>
            </a:graphic>
          </wp:inline>
        </w:drawing>
      </w:r>
    </w:p>
    <w:p w14:paraId="34FE7581" w14:textId="42FA6371" w:rsidR="001630B9" w:rsidRDefault="00BB0B0D" w:rsidP="00F91C07">
      <w:pPr>
        <w:rPr>
          <w:rFonts w:asciiTheme="minorHAnsi" w:hAnsiTheme="minorHAnsi"/>
          <w:lang w:eastAsia="ru-RU"/>
        </w:rPr>
      </w:pPr>
      <w:r>
        <w:t>Users can also optionally access a</w:t>
      </w:r>
      <w:r w:rsidR="00386FF9">
        <w:t>dditional files including th</w:t>
      </w:r>
      <w:r>
        <w:t>e</w:t>
      </w:r>
      <w:r w:rsidR="00386FF9">
        <w:t xml:space="preserve"> FIPEX and the DCI repository</w:t>
      </w:r>
      <w:r>
        <w:t>, including the souce code</w:t>
      </w:r>
      <w:r w:rsidR="00386FF9">
        <w:t xml:space="preserve"> </w:t>
      </w:r>
      <w:r>
        <w:t>via</w:t>
      </w:r>
      <w:r w:rsidR="00386FF9">
        <w:t xml:space="preserve"> </w:t>
      </w:r>
      <w:r w:rsidR="00F91C07">
        <w:rPr>
          <w:rFonts w:asciiTheme="minorHAnsi" w:hAnsiTheme="minorHAnsi"/>
          <w:lang w:eastAsia="ru-RU"/>
        </w:rPr>
        <w:t>GitHub</w:t>
      </w:r>
      <w:r w:rsidR="001630B9">
        <w:rPr>
          <w:rFonts w:asciiTheme="minorHAnsi" w:hAnsiTheme="minorHAnsi"/>
          <w:lang w:eastAsia="ru-RU"/>
        </w:rPr>
        <w:t xml:space="preserve"> </w:t>
      </w:r>
      <w:r w:rsidR="00386FF9">
        <w:rPr>
          <w:rFonts w:asciiTheme="minorHAnsi" w:hAnsiTheme="minorHAnsi"/>
          <w:lang w:eastAsia="ru-RU"/>
        </w:rPr>
        <w:t>at</w:t>
      </w:r>
      <w:r>
        <w:rPr>
          <w:rFonts w:asciiTheme="minorHAnsi" w:hAnsiTheme="minorHAnsi"/>
          <w:lang w:eastAsia="ru-RU"/>
        </w:rPr>
        <w:t xml:space="preserve"> </w:t>
      </w:r>
      <w:r w:rsidRPr="00D861E7">
        <w:t>https://github.com/goldford/FIPEX-with-the-DCI-10.4/</w:t>
      </w:r>
      <w:r>
        <w:rPr>
          <w:rFonts w:asciiTheme="minorHAnsi" w:hAnsiTheme="minorHAnsi"/>
          <w:lang w:eastAsia="ru-RU"/>
        </w:rPr>
        <w:t>.</w:t>
      </w:r>
    </w:p>
    <w:p w14:paraId="43E1208E" w14:textId="12FAC9E0" w:rsidR="006668C5" w:rsidRDefault="006668C5" w:rsidP="00F91C07">
      <w:pPr>
        <w:rPr>
          <w:rFonts w:asciiTheme="minorHAnsi" w:hAnsiTheme="minorHAnsi"/>
          <w:lang w:eastAsia="ru-RU"/>
        </w:rPr>
      </w:pPr>
    </w:p>
    <w:p w14:paraId="5FE6989A" w14:textId="1AC5BF25" w:rsidR="00F91C07" w:rsidRDefault="00F91C07">
      <w:pPr>
        <w:rPr>
          <w:rFonts w:asciiTheme="minorHAnsi" w:hAnsiTheme="minorHAnsi"/>
          <w:lang w:eastAsia="ru-RU"/>
        </w:rPr>
      </w:pPr>
      <w:r>
        <w:rPr>
          <w:rFonts w:asciiTheme="minorHAnsi" w:hAnsiTheme="minorHAnsi"/>
          <w:lang w:eastAsia="ru-RU"/>
        </w:rPr>
        <w:t xml:space="preserve"> </w:t>
      </w:r>
    </w:p>
    <w:p w14:paraId="066C57B1" w14:textId="01370DF3" w:rsidR="00A82112" w:rsidRDefault="00A82112" w:rsidP="00F91C07">
      <w:pPr>
        <w:rPr>
          <w:rFonts w:asciiTheme="minorHAnsi" w:hAnsiTheme="minorHAnsi"/>
          <w:lang w:eastAsia="ru-RU"/>
        </w:rPr>
      </w:pPr>
    </w:p>
    <w:p w14:paraId="30455D7C" w14:textId="18324A27" w:rsidR="00A82112" w:rsidRDefault="00A82112" w:rsidP="00F91C07">
      <w:pPr>
        <w:rPr>
          <w:rFonts w:asciiTheme="minorHAnsi" w:hAnsiTheme="minorHAnsi"/>
          <w:lang w:eastAsia="ru-RU"/>
        </w:rPr>
      </w:pPr>
      <w:r>
        <w:rPr>
          <w:rFonts w:asciiTheme="minorHAnsi" w:hAnsiTheme="minorHAnsi"/>
          <w:lang w:eastAsia="ru-RU"/>
        </w:rPr>
        <w:t>2.</w:t>
      </w:r>
      <w:r w:rsidR="00386FF9">
        <w:rPr>
          <w:rFonts w:asciiTheme="minorHAnsi" w:hAnsiTheme="minorHAnsi"/>
          <w:lang w:eastAsia="ru-RU"/>
        </w:rPr>
        <w:t xml:space="preserve"> </w:t>
      </w:r>
      <w:r>
        <w:rPr>
          <w:rFonts w:asciiTheme="minorHAnsi" w:hAnsiTheme="minorHAnsi"/>
          <w:lang w:eastAsia="ru-RU"/>
        </w:rPr>
        <w:t xml:space="preserve"> </w:t>
      </w:r>
      <w:r w:rsidR="00386FF9">
        <w:rPr>
          <w:rFonts w:asciiTheme="minorHAnsi" w:hAnsiTheme="minorHAnsi"/>
          <w:lang w:eastAsia="ru-RU"/>
        </w:rPr>
        <w:t>Once the ZIP file is downloaded, p</w:t>
      </w:r>
      <w:r>
        <w:rPr>
          <w:rFonts w:asciiTheme="minorHAnsi" w:hAnsiTheme="minorHAnsi"/>
          <w:lang w:eastAsia="ru-RU"/>
        </w:rPr>
        <w:t xml:space="preserve">lace the </w:t>
      </w:r>
      <w:r w:rsidR="00386FF9">
        <w:rPr>
          <w:rFonts w:asciiTheme="minorHAnsi" w:hAnsiTheme="minorHAnsi"/>
          <w:lang w:eastAsia="ru-RU"/>
        </w:rPr>
        <w:t>ZIP</w:t>
      </w:r>
      <w:r>
        <w:rPr>
          <w:rFonts w:asciiTheme="minorHAnsi" w:hAnsiTheme="minorHAnsi"/>
          <w:lang w:eastAsia="ru-RU"/>
        </w:rPr>
        <w:t xml:space="preserve"> file in a folder on your system that </w:t>
      </w:r>
      <w:r>
        <w:rPr>
          <w:rFonts w:asciiTheme="minorHAnsi" w:hAnsiTheme="minorHAnsi"/>
          <w:i/>
          <w:iCs/>
          <w:lang w:eastAsia="ru-RU"/>
        </w:rPr>
        <w:t xml:space="preserve">you have read / write permissions for </w:t>
      </w:r>
      <w:r>
        <w:rPr>
          <w:rFonts w:asciiTheme="minorHAnsi" w:hAnsiTheme="minorHAnsi"/>
          <w:lang w:eastAsia="ru-RU"/>
        </w:rPr>
        <w:t xml:space="preserve">such as </w:t>
      </w:r>
      <w:r w:rsidRPr="00A82112">
        <w:rPr>
          <w:rFonts w:asciiTheme="minorHAnsi" w:hAnsiTheme="minorHAnsi"/>
          <w:lang w:eastAsia="ru-RU"/>
        </w:rPr>
        <w:t>C:\Users\</w:t>
      </w:r>
      <w:r>
        <w:rPr>
          <w:rFonts w:asciiTheme="minorHAnsi" w:hAnsiTheme="minorHAnsi"/>
          <w:lang w:eastAsia="ru-RU"/>
        </w:rPr>
        <w:t>&lt;User&gt;</w:t>
      </w:r>
      <w:r w:rsidRPr="00A82112">
        <w:rPr>
          <w:rFonts w:asciiTheme="minorHAnsi" w:hAnsiTheme="minorHAnsi"/>
          <w:lang w:eastAsia="ru-RU"/>
        </w:rPr>
        <w:t>\Documents</w:t>
      </w:r>
    </w:p>
    <w:p w14:paraId="1F7FCBF7" w14:textId="77777777" w:rsidR="00A82112" w:rsidRDefault="00A82112" w:rsidP="00F91C07">
      <w:pPr>
        <w:rPr>
          <w:rFonts w:asciiTheme="minorHAnsi" w:hAnsiTheme="minorHAnsi"/>
          <w:lang w:eastAsia="ru-RU"/>
        </w:rPr>
      </w:pPr>
    </w:p>
    <w:p w14:paraId="01DCE181" w14:textId="160A0CA0" w:rsidR="00A82112" w:rsidRDefault="00A82112" w:rsidP="00F91C07">
      <w:r>
        <w:t xml:space="preserve">3. Right click and select ‘extract all’ or use your favourite ZIP program to unzip the files. </w:t>
      </w:r>
    </w:p>
    <w:p w14:paraId="1A931598" w14:textId="17B015EE" w:rsidR="00A82112" w:rsidRDefault="00A82112" w:rsidP="00F91C07"/>
    <w:p w14:paraId="5945F74B" w14:textId="77777777" w:rsidR="00A82112" w:rsidRDefault="00A82112" w:rsidP="00F91C07"/>
    <w:p w14:paraId="1C21E151" w14:textId="5ACDACDA" w:rsidR="00A82112" w:rsidRDefault="00A82112" w:rsidP="00F91C07"/>
    <w:p w14:paraId="1F6D0B87" w14:textId="77777777" w:rsidR="00A82112" w:rsidRPr="00A82112" w:rsidRDefault="00A82112" w:rsidP="00F91C07"/>
    <w:p w14:paraId="7445B4BB" w14:textId="24356237" w:rsidR="002D3654" w:rsidRDefault="002D3654" w:rsidP="00C25317">
      <w:pPr>
        <w:pStyle w:val="Heading2"/>
        <w:rPr>
          <w:lang w:val="en-CA"/>
        </w:rPr>
      </w:pPr>
      <w:bookmarkStart w:id="33" w:name="_Toc52020079"/>
      <w:r w:rsidRPr="00470FAA">
        <w:t xml:space="preserve">Installing </w:t>
      </w:r>
      <w:r w:rsidR="004655EC">
        <w:t>FIPEX</w:t>
      </w:r>
      <w:bookmarkEnd w:id="33"/>
      <w:r w:rsidRPr="00470FAA">
        <w:t xml:space="preserve"> </w:t>
      </w:r>
      <w:bookmarkEnd w:id="32"/>
    </w:p>
    <w:p w14:paraId="31336917" w14:textId="77777777" w:rsidR="00796D5D" w:rsidRDefault="0004138A" w:rsidP="00796D5D">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1C535446" w14:textId="77777777" w:rsidR="0004138A" w:rsidRPr="00796D5D" w:rsidRDefault="0004138A" w:rsidP="00796D5D">
      <w:pPr>
        <w:rPr>
          <w:lang w:eastAsia="ru-RU"/>
        </w:rPr>
      </w:pPr>
    </w:p>
    <w:p w14:paraId="43D4CEC1" w14:textId="77777777" w:rsidR="002D3654" w:rsidRPr="00470FAA" w:rsidRDefault="001A52A4" w:rsidP="002D3654">
      <w:pPr>
        <w:ind w:left="360" w:right="639" w:hanging="274"/>
        <w:rPr>
          <w:rFonts w:ascii="Calibri" w:hAnsi="Calibri"/>
          <w:lang w:val="en-US"/>
        </w:rPr>
      </w:pPr>
      <w:r>
        <w:rPr>
          <w:rFonts w:ascii="Calibri" w:hAnsi="Calibri"/>
          <w:lang w:val="en-US"/>
        </w:rPr>
        <w:t>(</w:t>
      </w:r>
      <w:r w:rsidR="002D3654" w:rsidRPr="00470FAA">
        <w:rPr>
          <w:rFonts w:ascii="Calibri" w:hAnsi="Calibri"/>
          <w:lang w:val="en-US"/>
        </w:rPr>
        <w:t xml:space="preserve">If there is a version of </w:t>
      </w:r>
      <w:r>
        <w:rPr>
          <w:rFonts w:ascii="Calibri" w:hAnsi="Calibri"/>
          <w:lang w:val="en-US"/>
        </w:rPr>
        <w:t>FIPEX</w:t>
      </w:r>
      <w:r w:rsidR="002D3654" w:rsidRPr="00470FAA">
        <w:rPr>
          <w:rFonts w:ascii="Calibri" w:hAnsi="Calibri"/>
          <w:lang w:val="en-US"/>
        </w:rPr>
        <w:t xml:space="preserve"> already installed on your desktop computer,</w:t>
      </w:r>
      <w:r w:rsidR="00AB63AF">
        <w:rPr>
          <w:rFonts w:ascii="Calibri" w:hAnsi="Calibri"/>
          <w:lang w:val="en-US"/>
        </w:rPr>
        <w:t xml:space="preserve"> to</w:t>
      </w:r>
      <w:r w:rsidR="002D3654" w:rsidRPr="00470FAA">
        <w:rPr>
          <w:rFonts w:ascii="Calibri" w:hAnsi="Calibri"/>
          <w:lang w:val="en-US"/>
        </w:rPr>
        <w:t xml:space="preserve"> </w:t>
      </w:r>
      <w:r w:rsidR="004655EC">
        <w:rPr>
          <w:rFonts w:ascii="Calibri" w:hAnsi="Calibri"/>
          <w:lang w:val="en-US"/>
        </w:rPr>
        <w:t>r</w:t>
      </w:r>
      <w:r w:rsidR="00485C70">
        <w:rPr>
          <w:rFonts w:ascii="Calibri" w:hAnsi="Calibri"/>
          <w:lang w:val="en-US"/>
        </w:rPr>
        <w:t>emov</w:t>
      </w:r>
      <w:r>
        <w:rPr>
          <w:rFonts w:ascii="Calibri" w:hAnsi="Calibri"/>
          <w:lang w:val="en-US"/>
        </w:rPr>
        <w:t>e previous version see Part 3.)</w:t>
      </w:r>
    </w:p>
    <w:p w14:paraId="560CAD56" w14:textId="77777777" w:rsidR="002D3654" w:rsidRPr="00C76386" w:rsidRDefault="002D3654" w:rsidP="002D3654">
      <w:pPr>
        <w:ind w:left="360" w:right="639" w:hanging="274"/>
        <w:rPr>
          <w:rFonts w:ascii="Calibri" w:hAnsi="Calibri"/>
          <w:lang w:val="en-US"/>
        </w:rPr>
      </w:pPr>
    </w:p>
    <w:p w14:paraId="3F62934F" w14:textId="4F1700A9" w:rsidR="002D3654" w:rsidRPr="00D861E7" w:rsidRDefault="00A82112" w:rsidP="00D861E7">
      <w:pPr>
        <w:pStyle w:val="ListParagraph"/>
        <w:numPr>
          <w:ilvl w:val="0"/>
          <w:numId w:val="24"/>
        </w:numPr>
        <w:ind w:right="639"/>
        <w:rPr>
          <w:rFonts w:ascii="Calibri" w:hAnsi="Calibri"/>
          <w:lang w:val="en-US"/>
        </w:rPr>
      </w:pPr>
      <w:r w:rsidRPr="00D861E7">
        <w:rPr>
          <w:rFonts w:ascii="Calibri" w:hAnsi="Calibri"/>
          <w:lang w:val="en-US"/>
        </w:rPr>
        <w:t>Ensure you have downloaded and unzipped the files (see previous section)</w:t>
      </w:r>
      <w:r w:rsidR="00852691">
        <w:rPr>
          <w:rFonts w:ascii="Calibri" w:hAnsi="Calibri"/>
          <w:lang w:val="en-US"/>
        </w:rPr>
        <w:t>.</w:t>
      </w:r>
    </w:p>
    <w:p w14:paraId="6417A9BB" w14:textId="7F81F982" w:rsidR="007E3BF5" w:rsidRDefault="007E3BF5" w:rsidP="007E3BF5">
      <w:pPr>
        <w:pStyle w:val="ListParagraph"/>
        <w:ind w:left="446" w:right="639"/>
        <w:rPr>
          <w:rFonts w:ascii="Calibri" w:hAnsi="Calibri"/>
          <w:lang w:val="en-US"/>
        </w:rPr>
      </w:pPr>
      <w:r>
        <w:rPr>
          <w:rFonts w:ascii="Calibri" w:hAnsi="Calibri"/>
          <w:noProof/>
          <w:lang w:val="en-US"/>
        </w:rPr>
        <w:lastRenderedPageBreak/>
        <w:drawing>
          <wp:inline distT="0" distB="0" distL="0" distR="0" wp14:anchorId="1BED915F" wp14:editId="00D11C04">
            <wp:extent cx="5957570" cy="1623060"/>
            <wp:effectExtent l="0" t="0" r="508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57570" cy="1623060"/>
                    </a:xfrm>
                    <a:prstGeom prst="rect">
                      <a:avLst/>
                    </a:prstGeom>
                  </pic:spPr>
                </pic:pic>
              </a:graphicData>
            </a:graphic>
          </wp:inline>
        </w:drawing>
      </w:r>
    </w:p>
    <w:p w14:paraId="5A66AC54" w14:textId="61618024" w:rsidR="007E3BF5" w:rsidRPr="00D861E7" w:rsidRDefault="007E3BF5" w:rsidP="00D861E7">
      <w:pPr>
        <w:pStyle w:val="ListParagraph"/>
        <w:numPr>
          <w:ilvl w:val="0"/>
          <w:numId w:val="24"/>
        </w:numPr>
        <w:ind w:right="639"/>
        <w:rPr>
          <w:rFonts w:ascii="Calibri" w:hAnsi="Calibri"/>
          <w:b/>
          <w:lang w:val="en-US"/>
        </w:rPr>
      </w:pPr>
      <w:r w:rsidRPr="00D861E7">
        <w:rPr>
          <w:rFonts w:ascii="Calibri" w:hAnsi="Calibri"/>
          <w:lang w:val="en-US"/>
        </w:rPr>
        <w:t xml:space="preserve">Open </w:t>
      </w:r>
      <w:r w:rsidRPr="00D861E7">
        <w:rPr>
          <w:rFonts w:ascii="Calibri" w:hAnsi="Calibri"/>
          <w:b/>
          <w:lang w:val="en-US"/>
        </w:rPr>
        <w:t>ArcMap</w:t>
      </w:r>
    </w:p>
    <w:p w14:paraId="197AF5CD" w14:textId="37A2A8FC" w:rsidR="007E3BF5" w:rsidRPr="00D861E7" w:rsidRDefault="007E3BF5" w:rsidP="007E3BF5">
      <w:pPr>
        <w:pStyle w:val="ListParagraph"/>
        <w:numPr>
          <w:ilvl w:val="0"/>
          <w:numId w:val="24"/>
        </w:numPr>
        <w:ind w:right="639"/>
        <w:rPr>
          <w:rFonts w:ascii="Calibri" w:hAnsi="Calibri"/>
          <w:lang w:val="en-US"/>
        </w:rPr>
      </w:pPr>
      <w:r w:rsidRPr="007E3BF5">
        <w:rPr>
          <w:rFonts w:ascii="Calibri" w:hAnsi="Calibri"/>
          <w:lang w:val="en-US"/>
        </w:rPr>
        <w:t xml:space="preserve">Go to the </w:t>
      </w:r>
      <w:r w:rsidRPr="007E3BF5">
        <w:rPr>
          <w:rFonts w:ascii="Calibri" w:hAnsi="Calibri"/>
          <w:b/>
          <w:lang w:val="en-US"/>
        </w:rPr>
        <w:t>'Customize'</w:t>
      </w:r>
      <w:r w:rsidRPr="007E3BF5">
        <w:rPr>
          <w:rFonts w:ascii="Calibri" w:hAnsi="Calibri"/>
          <w:lang w:val="en-US"/>
        </w:rPr>
        <w:t xml:space="preserve"> Menu -&gt; </w:t>
      </w:r>
      <w:r w:rsidRPr="007E3BF5">
        <w:rPr>
          <w:rFonts w:ascii="Calibri" w:hAnsi="Calibri"/>
          <w:b/>
          <w:lang w:val="en-US"/>
        </w:rPr>
        <w:t>'Add-In Manager'</w:t>
      </w:r>
    </w:p>
    <w:p w14:paraId="7639A250" w14:textId="2617DC97" w:rsidR="007E3BF5" w:rsidRPr="008A11EF" w:rsidRDefault="007E3BF5">
      <w:pPr>
        <w:pStyle w:val="ListParagraph"/>
        <w:numPr>
          <w:ilvl w:val="0"/>
          <w:numId w:val="24"/>
        </w:numPr>
        <w:ind w:right="639"/>
        <w:rPr>
          <w:rFonts w:ascii="Calibri" w:hAnsi="Calibri"/>
          <w:bCs/>
          <w:lang w:val="en-US"/>
        </w:rPr>
      </w:pPr>
      <w:r w:rsidRPr="002B52F9">
        <w:rPr>
          <w:rFonts w:ascii="Calibri" w:hAnsi="Calibri"/>
          <w:lang w:val="en-US"/>
        </w:rPr>
        <w:t xml:space="preserve">Look at second tab </w:t>
      </w:r>
      <w:r w:rsidRPr="002B52F9">
        <w:rPr>
          <w:rFonts w:ascii="Calibri" w:hAnsi="Calibri"/>
          <w:b/>
          <w:lang w:val="en-US"/>
        </w:rPr>
        <w:t>'Options'</w:t>
      </w:r>
      <w:r w:rsidRPr="002B52F9">
        <w:rPr>
          <w:rFonts w:ascii="Calibri" w:hAnsi="Calibri"/>
          <w:lang w:val="en-US"/>
        </w:rPr>
        <w:t xml:space="preserve">: check that </w:t>
      </w:r>
      <w:r w:rsidRPr="002B52F9">
        <w:rPr>
          <w:rFonts w:ascii="Calibri" w:hAnsi="Calibri"/>
          <w:b/>
          <w:lang w:val="en-US"/>
        </w:rPr>
        <w:t>'load all add-ins without restrictions'</w:t>
      </w:r>
      <w:r w:rsidRPr="002B52F9">
        <w:rPr>
          <w:rFonts w:ascii="Calibri" w:hAnsi="Calibri"/>
          <w:lang w:val="en-US"/>
        </w:rPr>
        <w:t xml:space="preserve"> is checked. Click </w:t>
      </w:r>
      <w:r w:rsidRPr="002B52F9">
        <w:rPr>
          <w:rFonts w:ascii="Calibri" w:hAnsi="Calibri"/>
          <w:b/>
          <w:lang w:val="en-US"/>
        </w:rPr>
        <w:t xml:space="preserve">'Add Folder…' </w:t>
      </w:r>
      <w:r w:rsidRPr="002B52F9">
        <w:rPr>
          <w:rFonts w:ascii="Calibri" w:hAnsi="Calibri"/>
          <w:bCs/>
          <w:lang w:val="en-US"/>
        </w:rPr>
        <w:t xml:space="preserve">and select the FIPEX </w:t>
      </w:r>
      <w:r>
        <w:rPr>
          <w:rFonts w:ascii="Calibri" w:hAnsi="Calibri"/>
          <w:bCs/>
          <w:lang w:val="en-US"/>
        </w:rPr>
        <w:t>Add-in folder.</w:t>
      </w:r>
    </w:p>
    <w:p w14:paraId="7D353542" w14:textId="027D61CD" w:rsidR="007E3BF5" w:rsidRDefault="007E3BF5" w:rsidP="007E3BF5">
      <w:pPr>
        <w:pStyle w:val="ListParagraph"/>
        <w:ind w:left="446" w:right="639"/>
        <w:rPr>
          <w:rFonts w:ascii="Calibri" w:hAnsi="Calibri"/>
          <w:lang w:val="en-US"/>
        </w:rPr>
      </w:pPr>
      <w:r>
        <w:rPr>
          <w:rFonts w:ascii="Calibri" w:hAnsi="Calibri"/>
          <w:noProof/>
          <w:lang w:val="en-US"/>
        </w:rPr>
        <w:drawing>
          <wp:inline distT="0" distB="0" distL="0" distR="0" wp14:anchorId="76A34FCE" wp14:editId="7239860C">
            <wp:extent cx="5124713" cy="3822896"/>
            <wp:effectExtent l="0" t="0" r="0" b="0"/>
            <wp:docPr id="226" name="Picture 2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24713" cy="3822896"/>
                    </a:xfrm>
                    <a:prstGeom prst="rect">
                      <a:avLst/>
                    </a:prstGeom>
                  </pic:spPr>
                </pic:pic>
              </a:graphicData>
            </a:graphic>
          </wp:inline>
        </w:drawing>
      </w:r>
    </w:p>
    <w:p w14:paraId="1F1DB58A" w14:textId="2A88A029" w:rsidR="007E3BF5" w:rsidRDefault="007E3BF5" w:rsidP="007E3BF5">
      <w:pPr>
        <w:pStyle w:val="ListParagraph"/>
        <w:ind w:left="446" w:right="639"/>
        <w:rPr>
          <w:rFonts w:ascii="Calibri" w:hAnsi="Calibri"/>
          <w:lang w:val="en-US"/>
        </w:rPr>
      </w:pPr>
      <w:r>
        <w:rPr>
          <w:rFonts w:ascii="Calibri" w:hAnsi="Calibri"/>
          <w:noProof/>
          <w:lang w:val="en-US"/>
        </w:rPr>
        <w:drawing>
          <wp:inline distT="0" distB="0" distL="0" distR="0" wp14:anchorId="73ADE8A6" wp14:editId="71C31805">
            <wp:extent cx="2844946" cy="266714"/>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20">
                      <a:extLst>
                        <a:ext uri="{28A0092B-C50C-407E-A947-70E740481C1C}">
                          <a14:useLocalDpi xmlns:a14="http://schemas.microsoft.com/office/drawing/2010/main" val="0"/>
                        </a:ext>
                      </a:extLst>
                    </a:blip>
                    <a:stretch>
                      <a:fillRect/>
                    </a:stretch>
                  </pic:blipFill>
                  <pic:spPr>
                    <a:xfrm>
                      <a:off x="0" y="0"/>
                      <a:ext cx="2844946" cy="266714"/>
                    </a:xfrm>
                    <a:prstGeom prst="rect">
                      <a:avLst/>
                    </a:prstGeom>
                  </pic:spPr>
                </pic:pic>
              </a:graphicData>
            </a:graphic>
          </wp:inline>
        </w:drawing>
      </w:r>
    </w:p>
    <w:p w14:paraId="284F3ADE" w14:textId="45FC7D38" w:rsidR="007E3BF5" w:rsidRDefault="007E3BF5" w:rsidP="007E3BF5">
      <w:pPr>
        <w:pStyle w:val="ListParagraph"/>
        <w:numPr>
          <w:ilvl w:val="0"/>
          <w:numId w:val="24"/>
        </w:numPr>
        <w:ind w:right="639"/>
        <w:rPr>
          <w:rFonts w:ascii="Calibri" w:hAnsi="Calibri"/>
          <w:lang w:val="en-US"/>
        </w:rPr>
      </w:pPr>
      <w:r w:rsidRPr="00D861E7">
        <w:rPr>
          <w:rFonts w:ascii="Calibri" w:hAnsi="Calibri"/>
          <w:lang w:val="en-US"/>
        </w:rPr>
        <w:t xml:space="preserve">Go to </w:t>
      </w:r>
      <w:r w:rsidRPr="00D861E7">
        <w:rPr>
          <w:rFonts w:ascii="Calibri" w:hAnsi="Calibri"/>
          <w:b/>
          <w:lang w:val="en-US"/>
        </w:rPr>
        <w:t>'Customize'</w:t>
      </w:r>
      <w:r w:rsidRPr="00D861E7">
        <w:rPr>
          <w:rFonts w:ascii="Calibri" w:hAnsi="Calibri"/>
          <w:lang w:val="en-US"/>
        </w:rPr>
        <w:t xml:space="preserve"> -&gt; </w:t>
      </w:r>
      <w:r w:rsidRPr="00D861E7">
        <w:rPr>
          <w:rFonts w:ascii="Calibri" w:hAnsi="Calibri"/>
          <w:b/>
          <w:lang w:val="en-US"/>
        </w:rPr>
        <w:t>'Extensions'</w:t>
      </w:r>
      <w:r w:rsidRPr="00D861E7">
        <w:rPr>
          <w:rFonts w:ascii="Calibri" w:hAnsi="Calibri"/>
          <w:lang w:val="en-US"/>
        </w:rPr>
        <w:t xml:space="preserve"> and check </w:t>
      </w:r>
      <w:r w:rsidRPr="00D861E7">
        <w:rPr>
          <w:rFonts w:ascii="Calibri" w:hAnsi="Calibri"/>
          <w:i/>
          <w:lang w:val="en-US"/>
        </w:rPr>
        <w:t>The Fish Passage Extension Add-In for ArcMap.</w:t>
      </w:r>
      <w:r w:rsidRPr="00D861E7">
        <w:rPr>
          <w:rFonts w:ascii="Calibri" w:hAnsi="Calibri"/>
          <w:lang w:val="en-US"/>
        </w:rPr>
        <w:t xml:space="preserve">  </w:t>
      </w:r>
    </w:p>
    <w:p w14:paraId="025CB32D" w14:textId="77777777" w:rsidR="007E3BF5" w:rsidRPr="00D861E7" w:rsidRDefault="007E3BF5" w:rsidP="00D861E7">
      <w:pPr>
        <w:pStyle w:val="ListParagraph"/>
        <w:ind w:left="446" w:right="639"/>
        <w:rPr>
          <w:rFonts w:ascii="Calibri" w:hAnsi="Calibri"/>
          <w:lang w:val="en-US"/>
        </w:rPr>
      </w:pPr>
    </w:p>
    <w:p w14:paraId="7F035ED4" w14:textId="307991C8" w:rsidR="007E3BF5" w:rsidRDefault="007E3BF5" w:rsidP="007E3BF5">
      <w:pPr>
        <w:pStyle w:val="ListParagraph"/>
        <w:ind w:left="446" w:right="639"/>
        <w:rPr>
          <w:rFonts w:ascii="Calibri" w:hAnsi="Calibri"/>
          <w:lang w:val="en-US"/>
        </w:rPr>
      </w:pPr>
      <w:r>
        <w:rPr>
          <w:rFonts w:ascii="Calibri" w:hAnsi="Calibri"/>
          <w:noProof/>
        </w:rPr>
        <w:lastRenderedPageBreak/>
        <w:drawing>
          <wp:inline distT="0" distB="0" distL="0" distR="0" wp14:anchorId="27E0CA15" wp14:editId="75B543F1">
            <wp:extent cx="3594285" cy="4692891"/>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94285" cy="4692891"/>
                    </a:xfrm>
                    <a:prstGeom prst="rect">
                      <a:avLst/>
                    </a:prstGeom>
                  </pic:spPr>
                </pic:pic>
              </a:graphicData>
            </a:graphic>
          </wp:inline>
        </w:drawing>
      </w:r>
    </w:p>
    <w:p w14:paraId="42DA7DD9" w14:textId="238FFC44" w:rsidR="007E3BF5" w:rsidRDefault="007E3BF5" w:rsidP="007E3BF5">
      <w:pPr>
        <w:pStyle w:val="ListParagraph"/>
        <w:ind w:left="446" w:right="639"/>
        <w:rPr>
          <w:rFonts w:ascii="Calibri" w:hAnsi="Calibri"/>
          <w:lang w:val="en-US"/>
        </w:rPr>
      </w:pPr>
    </w:p>
    <w:p w14:paraId="17F32841" w14:textId="4D457CCA" w:rsidR="007E3BF5" w:rsidRDefault="007E3BF5" w:rsidP="007E3BF5">
      <w:pPr>
        <w:ind w:left="360" w:right="639" w:hanging="274"/>
        <w:rPr>
          <w:rFonts w:ascii="Calibri" w:hAnsi="Calibri"/>
          <w:noProof/>
          <w:lang w:val="en-US" w:eastAsia="en-US"/>
        </w:rPr>
      </w:pPr>
      <w:r>
        <w:rPr>
          <w:rFonts w:ascii="Calibri" w:hAnsi="Calibri"/>
          <w:noProof/>
          <w:lang w:val="en-US" w:eastAsia="en-US"/>
        </w:rPr>
        <w:t xml:space="preserve">6. Go to </w:t>
      </w:r>
      <w:r w:rsidRPr="002808C1">
        <w:rPr>
          <w:rFonts w:ascii="Calibri" w:hAnsi="Calibri"/>
          <w:b/>
          <w:noProof/>
          <w:lang w:val="en-US" w:eastAsia="en-US"/>
        </w:rPr>
        <w:t>'Customize'</w:t>
      </w:r>
      <w:r>
        <w:rPr>
          <w:rFonts w:ascii="Calibri" w:hAnsi="Calibri"/>
          <w:noProof/>
          <w:lang w:val="en-US" w:eastAsia="en-US"/>
        </w:rPr>
        <w:t xml:space="preserve"> -&gt; </w:t>
      </w:r>
      <w:r w:rsidRPr="002808C1">
        <w:rPr>
          <w:rFonts w:ascii="Calibri" w:hAnsi="Calibri"/>
          <w:b/>
          <w:noProof/>
          <w:lang w:val="en-US" w:eastAsia="en-US"/>
        </w:rPr>
        <w:t>'Toolbars'</w:t>
      </w:r>
      <w:r>
        <w:rPr>
          <w:rFonts w:ascii="Calibri" w:hAnsi="Calibri"/>
          <w:noProof/>
          <w:lang w:val="en-US" w:eastAsia="en-US"/>
        </w:rPr>
        <w:t xml:space="preserve"> </w:t>
      </w:r>
    </w:p>
    <w:p w14:paraId="665BF783" w14:textId="09704854" w:rsidR="007E3BF5" w:rsidRDefault="007E3BF5" w:rsidP="007E3BF5">
      <w:pPr>
        <w:ind w:left="360" w:right="639" w:hanging="274"/>
        <w:rPr>
          <w:rFonts w:ascii="Calibri" w:hAnsi="Calibri"/>
          <w:noProof/>
          <w:lang w:val="en-US" w:eastAsia="en-US"/>
        </w:rPr>
      </w:pPr>
      <w:r>
        <w:rPr>
          <w:rFonts w:ascii="Calibri" w:hAnsi="Calibri"/>
          <w:noProof/>
          <w:lang w:val="en-US" w:eastAsia="en-US"/>
        </w:rPr>
        <w:t xml:space="preserve">7. Check that the </w:t>
      </w:r>
      <w:r w:rsidRPr="002808C1">
        <w:rPr>
          <w:rFonts w:ascii="Calibri" w:hAnsi="Calibri"/>
          <w:b/>
          <w:i/>
          <w:noProof/>
          <w:lang w:val="en-US" w:eastAsia="en-US"/>
        </w:rPr>
        <w:t>FIPEX</w:t>
      </w:r>
      <w:r>
        <w:rPr>
          <w:rFonts w:ascii="Calibri" w:hAnsi="Calibri"/>
          <w:noProof/>
          <w:lang w:val="en-US" w:eastAsia="en-US"/>
        </w:rPr>
        <w:t xml:space="preserve"> Toolbar is activated.  Also activate the </w:t>
      </w:r>
      <w:r w:rsidRPr="002808C1">
        <w:rPr>
          <w:rFonts w:ascii="Calibri" w:hAnsi="Calibri"/>
          <w:b/>
          <w:i/>
          <w:noProof/>
          <w:lang w:val="en-US" w:eastAsia="en-US"/>
        </w:rPr>
        <w:t>Utility Network Analyst Toolbar</w:t>
      </w:r>
      <w:r>
        <w:rPr>
          <w:rFonts w:ascii="Calibri" w:hAnsi="Calibri"/>
          <w:noProof/>
          <w:lang w:val="en-US" w:eastAsia="en-US"/>
        </w:rPr>
        <w:t xml:space="preserve">. </w:t>
      </w:r>
    </w:p>
    <w:p w14:paraId="71335BBE" w14:textId="4BE76AC3" w:rsidR="007E3BF5" w:rsidRDefault="007E3BF5" w:rsidP="007E3BF5">
      <w:pPr>
        <w:ind w:left="360" w:right="639" w:hanging="274"/>
        <w:rPr>
          <w:rFonts w:ascii="Calibri" w:hAnsi="Calibri"/>
          <w:noProof/>
          <w:lang w:val="en-US" w:eastAsia="en-US"/>
        </w:rPr>
      </w:pPr>
      <w:r>
        <w:rPr>
          <w:rFonts w:ascii="Calibri" w:hAnsi="Calibri"/>
          <w:noProof/>
          <w:lang w:val="en-US" w:eastAsia="en-US"/>
        </w:rPr>
        <w:t xml:space="preserve">8. The FIPEX Toolbar should now be present but </w:t>
      </w:r>
      <w:r w:rsidR="00852691">
        <w:rPr>
          <w:rFonts w:ascii="Calibri" w:hAnsi="Calibri"/>
          <w:noProof/>
          <w:lang w:val="en-US" w:eastAsia="en-US"/>
        </w:rPr>
        <w:t>not</w:t>
      </w:r>
      <w:r>
        <w:rPr>
          <w:rFonts w:ascii="Calibri" w:hAnsi="Calibri"/>
          <w:noProof/>
          <w:lang w:val="en-US" w:eastAsia="en-US"/>
        </w:rPr>
        <w:t xml:space="preserve"> selectable.  It will remain </w:t>
      </w:r>
      <w:r w:rsidR="00852691">
        <w:rPr>
          <w:rFonts w:ascii="Calibri" w:hAnsi="Calibri"/>
          <w:noProof/>
          <w:lang w:val="en-US" w:eastAsia="en-US"/>
        </w:rPr>
        <w:t>not selectable</w:t>
      </w:r>
      <w:r>
        <w:rPr>
          <w:rFonts w:ascii="Calibri" w:hAnsi="Calibri"/>
          <w:noProof/>
          <w:lang w:val="en-US" w:eastAsia="en-US"/>
        </w:rPr>
        <w:t xml:space="preserve"> until it detects a layer that is a member of a geometric network is present in the map document.  </w:t>
      </w:r>
    </w:p>
    <w:p w14:paraId="354A2AD2" w14:textId="77777777" w:rsidR="007E3BF5" w:rsidRDefault="007E3BF5" w:rsidP="007E3BF5">
      <w:pPr>
        <w:ind w:left="360" w:right="639" w:hanging="274"/>
        <w:rPr>
          <w:rFonts w:ascii="Calibri" w:hAnsi="Calibri"/>
          <w:noProof/>
          <w:lang w:val="en-US" w:eastAsia="en-US"/>
        </w:rPr>
      </w:pPr>
    </w:p>
    <w:p w14:paraId="2CBC4B7E" w14:textId="179FE9DB" w:rsidR="007E3BF5" w:rsidRDefault="007E3BF5" w:rsidP="007E3BF5">
      <w:pPr>
        <w:ind w:left="360" w:right="639" w:hanging="274"/>
        <w:rPr>
          <w:rFonts w:ascii="Calibri" w:hAnsi="Calibri"/>
          <w:noProof/>
          <w:lang w:val="en-US" w:eastAsia="en-US"/>
        </w:rPr>
      </w:pPr>
      <w:r>
        <w:rPr>
          <w:rFonts w:ascii="Calibri" w:hAnsi="Calibri"/>
          <w:noProof/>
          <w:lang w:val="en-US" w:eastAsia="en-US"/>
        </w:rPr>
        <w:drawing>
          <wp:inline distT="0" distB="0" distL="0" distR="0" wp14:anchorId="3F871A0A" wp14:editId="3CFED729">
            <wp:extent cx="1965095" cy="293298"/>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22">
                      <a:extLst>
                        <a:ext uri="{28A0092B-C50C-407E-A947-70E740481C1C}">
                          <a14:useLocalDpi xmlns:a14="http://schemas.microsoft.com/office/drawing/2010/main" val="0"/>
                        </a:ext>
                      </a:extLst>
                    </a:blip>
                    <a:stretch>
                      <a:fillRect/>
                    </a:stretch>
                  </pic:blipFill>
                  <pic:spPr>
                    <a:xfrm>
                      <a:off x="0" y="0"/>
                      <a:ext cx="1988610" cy="296808"/>
                    </a:xfrm>
                    <a:prstGeom prst="rect">
                      <a:avLst/>
                    </a:prstGeom>
                  </pic:spPr>
                </pic:pic>
              </a:graphicData>
            </a:graphic>
          </wp:inline>
        </w:drawing>
      </w:r>
    </w:p>
    <w:p w14:paraId="6CDB3AF7" w14:textId="31720FB7" w:rsidR="0039488B" w:rsidRDefault="0039488B" w:rsidP="007E3BF5">
      <w:pPr>
        <w:ind w:left="360" w:right="639" w:hanging="274"/>
        <w:rPr>
          <w:rFonts w:ascii="Calibri" w:hAnsi="Calibri"/>
          <w:noProof/>
          <w:lang w:val="en-US" w:eastAsia="en-US"/>
        </w:rPr>
      </w:pPr>
    </w:p>
    <w:p w14:paraId="2A15E39A" w14:textId="29D2B02C" w:rsidR="0039488B" w:rsidRDefault="0039488B" w:rsidP="0039488B">
      <w:pPr>
        <w:ind w:left="360" w:right="639" w:hanging="274"/>
        <w:rPr>
          <w:rFonts w:ascii="Calibri" w:hAnsi="Calibri"/>
          <w:noProof/>
          <w:lang w:val="en-US" w:eastAsia="en-US"/>
        </w:rPr>
      </w:pPr>
      <w:r>
        <w:rPr>
          <w:rFonts w:ascii="Calibri" w:hAnsi="Calibri"/>
          <w:noProof/>
          <w:lang w:val="en-US" w:eastAsia="en-US"/>
        </w:rPr>
        <w:t xml:space="preserve">9. After adding the FIPEX ArcGIS add-in file, you may have to close ArcMap and reopen it for the extension to work. This allows ArcMap to recognize that you have added the extension in. </w:t>
      </w:r>
    </w:p>
    <w:p w14:paraId="12BD5923" w14:textId="321C2F76" w:rsidR="0039488B" w:rsidRPr="008A11EF" w:rsidRDefault="0039488B" w:rsidP="0039488B">
      <w:pPr>
        <w:ind w:left="360" w:right="639" w:hanging="274"/>
        <w:rPr>
          <w:rFonts w:ascii="Calibri" w:hAnsi="Calibri"/>
          <w:bCs/>
          <w:noProof/>
          <w:lang w:val="en-US" w:eastAsia="en-US"/>
        </w:rPr>
      </w:pPr>
      <w:r>
        <w:rPr>
          <w:rFonts w:ascii="Calibri" w:hAnsi="Calibri"/>
          <w:noProof/>
          <w:lang w:val="en-US" w:eastAsia="en-US"/>
        </w:rPr>
        <w:t xml:space="preserve">10. Reopen </w:t>
      </w:r>
      <w:r w:rsidRPr="00D861E7">
        <w:rPr>
          <w:rFonts w:ascii="Calibri" w:hAnsi="Calibri"/>
          <w:b/>
          <w:bCs/>
          <w:noProof/>
          <w:lang w:val="en-US" w:eastAsia="en-US"/>
        </w:rPr>
        <w:t>ArcMap</w:t>
      </w:r>
      <w:r>
        <w:rPr>
          <w:rFonts w:ascii="Calibri" w:hAnsi="Calibri"/>
          <w:noProof/>
          <w:lang w:val="en-US" w:eastAsia="en-US"/>
        </w:rPr>
        <w:t>, g</w:t>
      </w:r>
      <w:r w:rsidRPr="007E3BF5">
        <w:rPr>
          <w:rFonts w:ascii="Calibri" w:hAnsi="Calibri"/>
          <w:lang w:val="en-US"/>
        </w:rPr>
        <w:t xml:space="preserve">o to the </w:t>
      </w:r>
      <w:r w:rsidRPr="007E3BF5">
        <w:rPr>
          <w:rFonts w:ascii="Calibri" w:hAnsi="Calibri"/>
          <w:b/>
          <w:lang w:val="en-US"/>
        </w:rPr>
        <w:t>'Customize'</w:t>
      </w:r>
      <w:r w:rsidRPr="007E3BF5">
        <w:rPr>
          <w:rFonts w:ascii="Calibri" w:hAnsi="Calibri"/>
          <w:lang w:val="en-US"/>
        </w:rPr>
        <w:t xml:space="preserve"> Menu -&gt; </w:t>
      </w:r>
      <w:r w:rsidRPr="007E3BF5">
        <w:rPr>
          <w:rFonts w:ascii="Calibri" w:hAnsi="Calibri"/>
          <w:b/>
          <w:lang w:val="en-US"/>
        </w:rPr>
        <w:t>'Add-In Manager'</w:t>
      </w:r>
      <w:r>
        <w:rPr>
          <w:rFonts w:ascii="Calibri" w:hAnsi="Calibri"/>
          <w:bCs/>
          <w:lang w:val="en-US"/>
        </w:rPr>
        <w:t xml:space="preserve">. The Fish Passage Extension will be listed under the </w:t>
      </w:r>
      <w:r w:rsidRPr="007E3BF5">
        <w:rPr>
          <w:rFonts w:ascii="Calibri" w:hAnsi="Calibri"/>
          <w:b/>
          <w:lang w:val="en-US"/>
        </w:rPr>
        <w:t>'</w:t>
      </w:r>
      <w:r w:rsidRPr="00D861E7">
        <w:rPr>
          <w:rFonts w:ascii="Calibri" w:hAnsi="Calibri"/>
          <w:b/>
          <w:lang w:val="en-US"/>
        </w:rPr>
        <w:t>Add-Ins</w:t>
      </w:r>
      <w:r w:rsidRPr="007E3BF5">
        <w:rPr>
          <w:rFonts w:ascii="Calibri" w:hAnsi="Calibri"/>
          <w:b/>
          <w:lang w:val="en-US"/>
        </w:rPr>
        <w:t>'</w:t>
      </w:r>
      <w:r>
        <w:rPr>
          <w:rFonts w:ascii="Calibri" w:hAnsi="Calibri"/>
          <w:b/>
          <w:lang w:val="en-US"/>
        </w:rPr>
        <w:t xml:space="preserve"> </w:t>
      </w:r>
      <w:r>
        <w:rPr>
          <w:rFonts w:ascii="Calibri" w:hAnsi="Calibri"/>
          <w:bCs/>
          <w:lang w:val="en-US"/>
        </w:rPr>
        <w:t>tab if installed correctly.</w:t>
      </w:r>
    </w:p>
    <w:p w14:paraId="7FD1AE3A" w14:textId="77777777" w:rsidR="0039488B" w:rsidRDefault="0039488B" w:rsidP="007E3BF5">
      <w:pPr>
        <w:ind w:left="360" w:right="639" w:hanging="274"/>
        <w:rPr>
          <w:rFonts w:ascii="Calibri" w:hAnsi="Calibri"/>
          <w:noProof/>
          <w:lang w:val="en-US" w:eastAsia="en-US"/>
        </w:rPr>
      </w:pPr>
    </w:p>
    <w:p w14:paraId="65CD81A3" w14:textId="77777777" w:rsidR="007E3BF5" w:rsidRPr="00D861E7" w:rsidRDefault="007E3BF5" w:rsidP="00D861E7">
      <w:pPr>
        <w:pStyle w:val="ListParagraph"/>
        <w:ind w:left="446" w:right="639"/>
        <w:rPr>
          <w:rFonts w:ascii="Calibri" w:hAnsi="Calibri"/>
          <w:lang w:val="en-US"/>
        </w:rPr>
      </w:pPr>
    </w:p>
    <w:p w14:paraId="56751BCF" w14:textId="77777777" w:rsidR="007E3BF5" w:rsidRDefault="007E3BF5" w:rsidP="00D861E7">
      <w:pPr>
        <w:pStyle w:val="ListParagraph"/>
        <w:ind w:left="446" w:right="639"/>
        <w:rPr>
          <w:rFonts w:ascii="Calibri" w:hAnsi="Calibri"/>
          <w:lang w:val="en-US"/>
        </w:rPr>
      </w:pPr>
    </w:p>
    <w:p w14:paraId="4E7B3AB9" w14:textId="425BAC65" w:rsidR="007E3BF5" w:rsidRPr="007E3BF5" w:rsidRDefault="007E3BF5" w:rsidP="00D861E7">
      <w:pPr>
        <w:ind w:left="86" w:right="639"/>
        <w:rPr>
          <w:rFonts w:ascii="Calibri" w:hAnsi="Calibri"/>
          <w:lang w:val="en-US"/>
        </w:rPr>
      </w:pPr>
      <w:r>
        <w:rPr>
          <w:noProof/>
          <w:lang w:val="en-US"/>
        </w:rPr>
        <w:lastRenderedPageBreak/>
        <w:drawing>
          <wp:inline distT="0" distB="0" distL="0" distR="0" wp14:anchorId="51F16499" wp14:editId="34AD2D7B">
            <wp:extent cx="5486682" cy="4038808"/>
            <wp:effectExtent l="0" t="0" r="0" b="0"/>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86682" cy="4038808"/>
                    </a:xfrm>
                    <a:prstGeom prst="rect">
                      <a:avLst/>
                    </a:prstGeom>
                  </pic:spPr>
                </pic:pic>
              </a:graphicData>
            </a:graphic>
          </wp:inline>
        </w:drawing>
      </w:r>
    </w:p>
    <w:p w14:paraId="2FEDFBF1" w14:textId="68180BD8" w:rsidR="007E3BF5" w:rsidRDefault="007E3BF5" w:rsidP="00D861E7">
      <w:pPr>
        <w:pStyle w:val="ListParagraph"/>
        <w:rPr>
          <w:lang w:val="en-US"/>
        </w:rPr>
      </w:pPr>
    </w:p>
    <w:p w14:paraId="01193A86" w14:textId="77ACD3FB" w:rsidR="007E3BF5" w:rsidRDefault="0039488B" w:rsidP="002D3654">
      <w:pPr>
        <w:ind w:left="360" w:right="639" w:hanging="274"/>
        <w:rPr>
          <w:rFonts w:ascii="Calibri" w:hAnsi="Calibri"/>
          <w:lang w:val="en-US"/>
        </w:rPr>
      </w:pPr>
      <w:r>
        <w:rPr>
          <w:rFonts w:ascii="Calibri" w:hAnsi="Calibri"/>
          <w:lang w:val="en-US"/>
        </w:rPr>
        <w:t>11</w:t>
      </w:r>
      <w:r w:rsidR="00413CA9">
        <w:rPr>
          <w:rFonts w:ascii="Calibri" w:hAnsi="Calibri"/>
          <w:lang w:val="en-US"/>
        </w:rPr>
        <w:t xml:space="preserve">. </w:t>
      </w:r>
      <w:r w:rsidR="00C85699">
        <w:rPr>
          <w:rFonts w:ascii="Calibri" w:hAnsi="Calibri"/>
          <w:lang w:val="en-US"/>
        </w:rPr>
        <w:t xml:space="preserve">If you wish to calculate the </w:t>
      </w:r>
      <w:r w:rsidR="00C85699" w:rsidRPr="0014193A">
        <w:rPr>
          <w:rFonts w:ascii="Calibri" w:hAnsi="Calibri"/>
          <w:b/>
          <w:lang w:val="en-US"/>
        </w:rPr>
        <w:t>Dendritic Connectivity Index</w:t>
      </w:r>
      <w:r w:rsidR="00C85699">
        <w:rPr>
          <w:rFonts w:ascii="Calibri" w:hAnsi="Calibri"/>
          <w:lang w:val="en-US"/>
        </w:rPr>
        <w:t xml:space="preserve"> (DCI), install the 'R' program (version </w:t>
      </w:r>
      <w:r w:rsidR="00820FDF">
        <w:rPr>
          <w:rFonts w:ascii="Calibri" w:hAnsi="Calibri"/>
          <w:lang w:val="en-US"/>
        </w:rPr>
        <w:t>3</w:t>
      </w:r>
      <w:r w:rsidR="00C85699">
        <w:rPr>
          <w:rFonts w:ascii="Calibri" w:hAnsi="Calibri"/>
          <w:lang w:val="en-US"/>
        </w:rPr>
        <w:t>.</w:t>
      </w:r>
      <w:r w:rsidR="00820FDF">
        <w:rPr>
          <w:rFonts w:ascii="Calibri" w:hAnsi="Calibri"/>
          <w:lang w:val="en-US"/>
        </w:rPr>
        <w:t>6</w:t>
      </w:r>
      <w:r w:rsidR="00C85699">
        <w:rPr>
          <w:rFonts w:ascii="Calibri" w:hAnsi="Calibri"/>
          <w:lang w:val="en-US"/>
        </w:rPr>
        <w:t>.1) that is bund</w:t>
      </w:r>
      <w:r w:rsidR="001A52A4">
        <w:rPr>
          <w:rFonts w:ascii="Calibri" w:hAnsi="Calibri"/>
          <w:lang w:val="en-US"/>
        </w:rPr>
        <w:t xml:space="preserve">led and distributed with FIPEX follow these instructions, otherwise skip to step 4. </w:t>
      </w:r>
      <w:r w:rsidR="00F12EF8">
        <w:rPr>
          <w:rFonts w:ascii="Calibri" w:hAnsi="Calibri"/>
          <w:lang w:val="en-US"/>
        </w:rPr>
        <w:t xml:space="preserve"> </w:t>
      </w:r>
    </w:p>
    <w:p w14:paraId="5A142830" w14:textId="77777777" w:rsidR="008A4B25" w:rsidRDefault="008A4B25" w:rsidP="002D3654">
      <w:pPr>
        <w:ind w:left="360" w:right="639" w:hanging="274"/>
        <w:rPr>
          <w:rFonts w:ascii="Calibri" w:hAnsi="Calibri"/>
          <w:lang w:val="en-US"/>
        </w:rPr>
      </w:pPr>
      <w:r>
        <w:rPr>
          <w:rFonts w:ascii="Calibri" w:hAnsi="Calibri"/>
          <w:lang w:val="en-US"/>
        </w:rPr>
        <w:tab/>
      </w:r>
    </w:p>
    <w:p w14:paraId="5256A6E8" w14:textId="77777777" w:rsidR="008A4B25" w:rsidRDefault="008A4B25" w:rsidP="008A4B25">
      <w:pPr>
        <w:pStyle w:val="Heading3"/>
        <w:rPr>
          <w:lang w:val="en-CA"/>
        </w:rPr>
      </w:pPr>
      <w:bookmarkStart w:id="34" w:name="_Ref343121082"/>
      <w:bookmarkStart w:id="35" w:name="_Toc52020080"/>
      <w:r>
        <w:t>Installing the R Statistical software for Windows</w:t>
      </w:r>
      <w:bookmarkEnd w:id="34"/>
      <w:bookmarkEnd w:id="35"/>
    </w:p>
    <w:p w14:paraId="614DFA94" w14:textId="5755B705"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0E5B2C09" w14:textId="5AB51A5A" w:rsidR="008A11EF" w:rsidRDefault="008A11EF" w:rsidP="0004138A">
      <w:pPr>
        <w:rPr>
          <w:lang w:eastAsia="ru-RU"/>
        </w:rPr>
      </w:pPr>
    </w:p>
    <w:p w14:paraId="3191A225" w14:textId="77777777" w:rsidR="008A11EF" w:rsidRPr="00DF3B2C" w:rsidRDefault="008A11EF" w:rsidP="008A11EF">
      <w:pPr>
        <w:pStyle w:val="ListParagraph"/>
        <w:numPr>
          <w:ilvl w:val="0"/>
          <w:numId w:val="25"/>
        </w:numPr>
        <w:ind w:right="639"/>
        <w:rPr>
          <w:rFonts w:ascii="Calibri" w:hAnsi="Calibri"/>
          <w:lang w:val="en-US"/>
        </w:rPr>
      </w:pPr>
      <w:r w:rsidRPr="006A1AEC">
        <w:rPr>
          <w:rFonts w:ascii="Calibri" w:hAnsi="Calibri"/>
          <w:b/>
          <w:bCs/>
          <w:lang w:val="en-US"/>
        </w:rPr>
        <w:t>Download and install</w:t>
      </w:r>
      <w:r w:rsidRPr="00DF3B2C">
        <w:rPr>
          <w:rFonts w:ascii="Calibri" w:hAnsi="Calibri"/>
          <w:lang w:val="en-US"/>
        </w:rPr>
        <w:t xml:space="preserve"> </w:t>
      </w:r>
      <w:r w:rsidRPr="00DF3B2C">
        <w:rPr>
          <w:rFonts w:ascii="Calibri" w:hAnsi="Calibri"/>
          <w:b/>
          <w:lang w:val="en-US"/>
        </w:rPr>
        <w:t xml:space="preserve">R-3.6.1 </w:t>
      </w:r>
      <w:r w:rsidRPr="00DF3B2C">
        <w:rPr>
          <w:rFonts w:ascii="Calibri" w:hAnsi="Calibri"/>
          <w:lang w:val="en-US"/>
        </w:rPr>
        <w:t xml:space="preserve">from </w:t>
      </w:r>
      <w:hyperlink r:id="rId24" w:history="1">
        <w:r w:rsidRPr="00DF3B2C">
          <w:rPr>
            <w:rStyle w:val="Hyperlink"/>
            <w:rFonts w:ascii="Calibri" w:hAnsi="Calibri"/>
            <w:lang w:val="en-US"/>
          </w:rPr>
          <w:t>https://cran.r-project.org/bin/windows/base/old/3.6.1/</w:t>
        </w:r>
      </w:hyperlink>
      <w:r w:rsidRPr="00DF3B2C">
        <w:rPr>
          <w:rFonts w:ascii="Calibri" w:hAnsi="Calibri"/>
          <w:lang w:val="en-US"/>
        </w:rPr>
        <w:t xml:space="preserve">   </w:t>
      </w:r>
    </w:p>
    <w:p w14:paraId="3B063EFB" w14:textId="77777777" w:rsidR="008A11EF" w:rsidRPr="00DF3B2C" w:rsidRDefault="008A11EF" w:rsidP="008A11EF">
      <w:pPr>
        <w:pStyle w:val="ListParagraph"/>
        <w:ind w:left="446" w:right="639"/>
        <w:rPr>
          <w:rFonts w:ascii="Calibri" w:hAnsi="Calibri"/>
          <w:lang w:val="en-US"/>
        </w:rPr>
      </w:pPr>
      <w:r w:rsidRPr="00DF3B2C">
        <w:rPr>
          <w:rFonts w:ascii="Calibri" w:hAnsi="Calibri"/>
          <w:bCs/>
          <w:lang w:val="en-US"/>
        </w:rPr>
        <w:t xml:space="preserve">(FIPEX has been tested with R 3.6.1 and R 3.6.3 and it is likely compatible with </w:t>
      </w:r>
      <w:r>
        <w:rPr>
          <w:rFonts w:ascii="Calibri" w:hAnsi="Calibri"/>
          <w:bCs/>
          <w:lang w:val="en-US"/>
        </w:rPr>
        <w:t xml:space="preserve">all R </w:t>
      </w:r>
      <w:r w:rsidRPr="00DF3B2C">
        <w:rPr>
          <w:rFonts w:ascii="Calibri" w:hAnsi="Calibri"/>
          <w:bCs/>
          <w:lang w:val="en-US"/>
        </w:rPr>
        <w:t>3.6.x</w:t>
      </w:r>
      <w:r>
        <w:rPr>
          <w:rFonts w:ascii="Calibri" w:hAnsi="Calibri"/>
          <w:bCs/>
          <w:lang w:val="en-US"/>
        </w:rPr>
        <w:t xml:space="preserve"> versions. If you already have one of these versions installed, you do should not need to re-install</w:t>
      </w:r>
      <w:r w:rsidRPr="00DF3B2C">
        <w:rPr>
          <w:rFonts w:ascii="Calibri" w:hAnsi="Calibri"/>
          <w:bCs/>
          <w:lang w:val="en-US"/>
        </w:rPr>
        <w:t>)</w:t>
      </w:r>
    </w:p>
    <w:p w14:paraId="79AAFF58" w14:textId="77777777" w:rsidR="008A11EF" w:rsidRDefault="008A11EF" w:rsidP="008A11EF">
      <w:pPr>
        <w:ind w:left="360" w:right="639" w:hanging="274"/>
        <w:rPr>
          <w:rFonts w:ascii="Calibri" w:hAnsi="Calibri"/>
          <w:lang w:val="en-US"/>
        </w:rPr>
      </w:pPr>
      <w:r>
        <w:rPr>
          <w:rFonts w:ascii="Calibri" w:hAnsi="Calibri"/>
          <w:lang w:val="en-US"/>
        </w:rPr>
        <w:tab/>
      </w:r>
      <w:r>
        <w:rPr>
          <w:rFonts w:ascii="Calibri" w:hAnsi="Calibri"/>
          <w:noProof/>
          <w:lang w:val="en-US"/>
        </w:rPr>
        <w:drawing>
          <wp:inline distT="0" distB="0" distL="0" distR="0" wp14:anchorId="00979B30" wp14:editId="532941A0">
            <wp:extent cx="2705239" cy="5715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25">
                      <a:extLst>
                        <a:ext uri="{28A0092B-C50C-407E-A947-70E740481C1C}">
                          <a14:useLocalDpi xmlns:a14="http://schemas.microsoft.com/office/drawing/2010/main" val="0"/>
                        </a:ext>
                      </a:extLst>
                    </a:blip>
                    <a:stretch>
                      <a:fillRect/>
                    </a:stretch>
                  </pic:blipFill>
                  <pic:spPr>
                    <a:xfrm>
                      <a:off x="0" y="0"/>
                      <a:ext cx="2705239" cy="571529"/>
                    </a:xfrm>
                    <a:prstGeom prst="rect">
                      <a:avLst/>
                    </a:prstGeom>
                  </pic:spPr>
                </pic:pic>
              </a:graphicData>
            </a:graphic>
          </wp:inline>
        </w:drawing>
      </w:r>
    </w:p>
    <w:p w14:paraId="3012BCD8" w14:textId="77777777" w:rsidR="008A11EF" w:rsidRPr="00DF3B2C" w:rsidRDefault="008A11EF" w:rsidP="008A11EF">
      <w:pPr>
        <w:pStyle w:val="ListParagraph"/>
        <w:numPr>
          <w:ilvl w:val="0"/>
          <w:numId w:val="25"/>
        </w:numPr>
        <w:spacing w:after="120"/>
        <w:ind w:right="641"/>
        <w:rPr>
          <w:rFonts w:ascii="Calibri" w:hAnsi="Calibri"/>
          <w:lang w:val="en-US"/>
        </w:rPr>
      </w:pPr>
      <w:r w:rsidRPr="00DF3B2C">
        <w:rPr>
          <w:rFonts w:ascii="Calibri" w:hAnsi="Calibri"/>
          <w:lang w:val="en-US"/>
        </w:rPr>
        <w:t xml:space="preserve">To install the required R packages, you can use a variety of methods. The instructions below are based on the RGUI interface bundled with R 3.6.x, though we recommend installing RStudio. </w:t>
      </w:r>
    </w:p>
    <w:p w14:paraId="59E37745" w14:textId="77777777" w:rsidR="008A11EF" w:rsidRPr="00DF3B2C" w:rsidRDefault="008A11EF" w:rsidP="008A11EF">
      <w:pPr>
        <w:pStyle w:val="ListParagraph"/>
        <w:spacing w:after="120"/>
        <w:ind w:left="446" w:right="641"/>
        <w:rPr>
          <w:rFonts w:ascii="Calibri" w:hAnsi="Calibri"/>
          <w:lang w:val="en-US"/>
        </w:rPr>
      </w:pPr>
      <w:r w:rsidRPr="00DF3B2C">
        <w:rPr>
          <w:rFonts w:ascii="Calibri" w:hAnsi="Calibri"/>
          <w:lang w:val="en-US"/>
        </w:rPr>
        <w:t xml:space="preserve">Launch the </w:t>
      </w:r>
      <w:r>
        <w:rPr>
          <w:rFonts w:ascii="Calibri" w:hAnsi="Calibri"/>
          <w:b/>
          <w:bCs/>
          <w:lang w:val="en-US"/>
        </w:rPr>
        <w:t>RGUI</w:t>
      </w:r>
      <w:r w:rsidRPr="00DF3B2C">
        <w:rPr>
          <w:rFonts w:ascii="Calibri" w:hAnsi="Calibri"/>
          <w:lang w:val="en-US"/>
        </w:rPr>
        <w:t xml:space="preserve"> program (In the</w:t>
      </w:r>
      <w:r>
        <w:rPr>
          <w:rFonts w:ascii="Calibri" w:hAnsi="Calibri"/>
          <w:lang w:val="en-US"/>
        </w:rPr>
        <w:t xml:space="preserve"> </w:t>
      </w:r>
      <w:r w:rsidRPr="00DF3B2C">
        <w:rPr>
          <w:rFonts w:ascii="Calibri" w:hAnsi="Calibri"/>
          <w:b/>
          <w:bCs/>
          <w:lang w:val="en-US"/>
        </w:rPr>
        <w:t>Windows</w:t>
      </w:r>
      <w:r w:rsidRPr="00DF3B2C">
        <w:rPr>
          <w:rFonts w:ascii="Calibri" w:hAnsi="Calibri"/>
          <w:lang w:val="en-US"/>
        </w:rPr>
        <w:t xml:space="preserve"> </w:t>
      </w:r>
      <w:r w:rsidRPr="00DF3B2C">
        <w:rPr>
          <w:rFonts w:ascii="Calibri" w:hAnsi="Calibri"/>
          <w:b/>
          <w:lang w:val="en-US"/>
        </w:rPr>
        <w:t>'Start Menu'</w:t>
      </w:r>
      <w:r w:rsidRPr="00DF3B2C">
        <w:rPr>
          <w:rFonts w:ascii="Calibri" w:hAnsi="Calibri"/>
          <w:lang w:val="en-US"/>
        </w:rPr>
        <w:t xml:space="preserve"> under </w:t>
      </w:r>
      <w:r>
        <w:rPr>
          <w:rFonts w:ascii="Calibri" w:hAnsi="Calibri"/>
          <w:b/>
          <w:bCs/>
          <w:lang w:val="en-US"/>
        </w:rPr>
        <w:t>R</w:t>
      </w:r>
      <w:r w:rsidRPr="00DF3B2C">
        <w:rPr>
          <w:rFonts w:ascii="Calibri" w:hAnsi="Calibri"/>
          <w:lang w:val="en-US"/>
        </w:rPr>
        <w:t xml:space="preserve">, you should see the </w:t>
      </w:r>
      <w:r>
        <w:rPr>
          <w:rFonts w:ascii="Calibri" w:hAnsi="Calibri"/>
          <w:lang w:val="en-US"/>
        </w:rPr>
        <w:t xml:space="preserve">RGUI program). </w:t>
      </w:r>
    </w:p>
    <w:p w14:paraId="066372E1" w14:textId="77777777" w:rsidR="008A11EF" w:rsidRDefault="008A11EF" w:rsidP="008A11EF">
      <w:pPr>
        <w:spacing w:after="120"/>
        <w:ind w:left="357" w:right="641" w:hanging="272"/>
        <w:rPr>
          <w:rFonts w:ascii="Calibri" w:hAnsi="Calibri"/>
          <w:lang w:val="en-US"/>
        </w:rPr>
      </w:pPr>
    </w:p>
    <w:p w14:paraId="303AC8ED" w14:textId="77777777" w:rsidR="008A11EF" w:rsidRPr="006A1AEC" w:rsidRDefault="008A11EF" w:rsidP="008A11EF">
      <w:pPr>
        <w:pStyle w:val="ListParagraph"/>
        <w:numPr>
          <w:ilvl w:val="0"/>
          <w:numId w:val="25"/>
        </w:numPr>
        <w:ind w:right="639"/>
        <w:rPr>
          <w:rFonts w:ascii="Calibri" w:hAnsi="Calibri"/>
          <w:b/>
          <w:lang w:val="en-US"/>
        </w:rPr>
      </w:pPr>
      <w:r w:rsidRPr="006A1AEC">
        <w:rPr>
          <w:rFonts w:ascii="Calibri" w:hAnsi="Calibri"/>
          <w:lang w:val="en-US"/>
        </w:rPr>
        <w:t xml:space="preserve">Go to </w:t>
      </w:r>
      <w:r w:rsidRPr="006A1AEC">
        <w:rPr>
          <w:rFonts w:ascii="Calibri" w:hAnsi="Calibri"/>
          <w:b/>
          <w:bCs/>
          <w:lang w:val="en-US"/>
        </w:rPr>
        <w:t>Packages</w:t>
      </w:r>
      <w:r w:rsidRPr="006A1AEC">
        <w:rPr>
          <w:rFonts w:ascii="Calibri" w:hAnsi="Calibri"/>
          <w:lang w:val="en-US"/>
        </w:rPr>
        <w:t xml:space="preserve">-&gt; </w:t>
      </w:r>
      <w:r w:rsidRPr="006A1AEC">
        <w:rPr>
          <w:rFonts w:ascii="Calibri" w:hAnsi="Calibri"/>
          <w:b/>
          <w:lang w:val="en-US"/>
        </w:rPr>
        <w:t xml:space="preserve">Install Packages </w:t>
      </w:r>
      <w:r w:rsidRPr="006A1AEC">
        <w:rPr>
          <w:rFonts w:ascii="Calibri" w:hAnsi="Calibri"/>
          <w:bCs/>
          <w:lang w:val="en-US"/>
        </w:rPr>
        <w:t xml:space="preserve"> and select </w:t>
      </w:r>
      <w:r>
        <w:rPr>
          <w:rFonts w:ascii="Calibri" w:hAnsi="Calibri"/>
          <w:bCs/>
          <w:lang w:val="en-US"/>
        </w:rPr>
        <w:t xml:space="preserve">a </w:t>
      </w:r>
      <w:r w:rsidRPr="006A1AEC">
        <w:rPr>
          <w:rFonts w:ascii="Calibri" w:hAnsi="Calibri"/>
          <w:bCs/>
          <w:lang w:val="en-US"/>
        </w:rPr>
        <w:t xml:space="preserve">CRAN mirror near you and click </w:t>
      </w:r>
      <w:r w:rsidRPr="006A1AEC">
        <w:rPr>
          <w:rFonts w:ascii="Calibri" w:hAnsi="Calibri"/>
          <w:b/>
          <w:lang w:val="en-US"/>
        </w:rPr>
        <w:t>OK</w:t>
      </w:r>
    </w:p>
    <w:p w14:paraId="5A3B05DC" w14:textId="77777777" w:rsidR="008A11EF" w:rsidRDefault="008A11EF" w:rsidP="008A11EF">
      <w:pPr>
        <w:pStyle w:val="ListParagraph"/>
        <w:numPr>
          <w:ilvl w:val="0"/>
          <w:numId w:val="25"/>
        </w:numPr>
        <w:ind w:right="639"/>
        <w:rPr>
          <w:rFonts w:ascii="Calibri" w:hAnsi="Calibri"/>
          <w:bCs/>
          <w:lang w:val="en-US"/>
        </w:rPr>
      </w:pPr>
      <w:r>
        <w:rPr>
          <w:rFonts w:ascii="Calibri" w:hAnsi="Calibri"/>
          <w:bCs/>
          <w:lang w:val="en-US"/>
        </w:rPr>
        <w:t xml:space="preserve">Go to </w:t>
      </w:r>
      <w:r w:rsidRPr="006A1AEC">
        <w:rPr>
          <w:rFonts w:ascii="Calibri" w:hAnsi="Calibri"/>
          <w:b/>
          <w:lang w:val="en-US"/>
        </w:rPr>
        <w:t>Packages</w:t>
      </w:r>
      <w:r>
        <w:rPr>
          <w:rFonts w:ascii="Calibri" w:hAnsi="Calibri"/>
          <w:bCs/>
          <w:lang w:val="en-US"/>
        </w:rPr>
        <w:t xml:space="preserve"> -&gt; </w:t>
      </w:r>
      <w:r w:rsidRPr="006A1AEC">
        <w:rPr>
          <w:rFonts w:ascii="Calibri" w:hAnsi="Calibri"/>
          <w:b/>
          <w:lang w:val="en-US"/>
        </w:rPr>
        <w:t>Install Packages</w:t>
      </w:r>
      <w:r>
        <w:rPr>
          <w:rFonts w:ascii="Calibri" w:hAnsi="Calibri"/>
          <w:bCs/>
          <w:lang w:val="en-US"/>
        </w:rPr>
        <w:t xml:space="preserve"> and find and install </w:t>
      </w:r>
      <w:r w:rsidRPr="006A1AEC">
        <w:rPr>
          <w:rFonts w:ascii="Calibri" w:hAnsi="Calibri"/>
          <w:b/>
          <w:lang w:val="en-US"/>
        </w:rPr>
        <w:t>BiocManager</w:t>
      </w:r>
    </w:p>
    <w:p w14:paraId="255CB9FE" w14:textId="77777777" w:rsidR="008A11EF" w:rsidRPr="006A1AEC" w:rsidRDefault="008A11EF" w:rsidP="008A11EF">
      <w:pPr>
        <w:pStyle w:val="ListParagraph"/>
        <w:ind w:left="446" w:right="639"/>
        <w:rPr>
          <w:rFonts w:ascii="Calibri" w:hAnsi="Calibri"/>
          <w:bCs/>
          <w:lang w:val="en-US"/>
        </w:rPr>
      </w:pPr>
      <w:r>
        <w:rPr>
          <w:noProof/>
        </w:rPr>
        <w:drawing>
          <wp:inline distT="0" distB="0" distL="0" distR="0" wp14:anchorId="70C77203" wp14:editId="2E6DCF0F">
            <wp:extent cx="3743325" cy="3476625"/>
            <wp:effectExtent l="0" t="0" r="9525"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3325" cy="3476625"/>
                    </a:xfrm>
                    <a:prstGeom prst="rect">
                      <a:avLst/>
                    </a:prstGeom>
                  </pic:spPr>
                </pic:pic>
              </a:graphicData>
            </a:graphic>
          </wp:inline>
        </w:drawing>
      </w:r>
    </w:p>
    <w:p w14:paraId="7157FC6B" w14:textId="77777777" w:rsidR="008A11EF" w:rsidRPr="00D44DE1" w:rsidRDefault="008A11EF" w:rsidP="008A11EF">
      <w:pPr>
        <w:pStyle w:val="ListParagraph"/>
        <w:numPr>
          <w:ilvl w:val="0"/>
          <w:numId w:val="25"/>
        </w:numPr>
        <w:ind w:right="639"/>
        <w:rPr>
          <w:rFonts w:ascii="Calibri" w:hAnsi="Calibri"/>
          <w:bCs/>
          <w:lang w:val="en-US"/>
        </w:rPr>
      </w:pPr>
      <w:r>
        <w:rPr>
          <w:rFonts w:ascii="Calibri" w:hAnsi="Calibri"/>
          <w:bCs/>
          <w:lang w:val="en-US"/>
        </w:rPr>
        <w:t xml:space="preserve">Go to </w:t>
      </w:r>
      <w:r w:rsidRPr="006A1AEC">
        <w:rPr>
          <w:rFonts w:ascii="Calibri" w:hAnsi="Calibri"/>
          <w:b/>
          <w:lang w:val="en-US"/>
        </w:rPr>
        <w:t>Packages</w:t>
      </w:r>
      <w:r>
        <w:rPr>
          <w:rFonts w:ascii="Calibri" w:hAnsi="Calibri"/>
          <w:bCs/>
          <w:lang w:val="en-US"/>
        </w:rPr>
        <w:t xml:space="preserve"> -&gt; </w:t>
      </w:r>
      <w:r w:rsidRPr="006A1AEC">
        <w:rPr>
          <w:rFonts w:ascii="Calibri" w:hAnsi="Calibri"/>
          <w:b/>
          <w:lang w:val="en-US"/>
        </w:rPr>
        <w:t>Install Packages</w:t>
      </w:r>
      <w:r>
        <w:rPr>
          <w:rFonts w:ascii="Calibri" w:hAnsi="Calibri"/>
          <w:bCs/>
          <w:lang w:val="en-US"/>
        </w:rPr>
        <w:t xml:space="preserve"> and find and install </w:t>
      </w:r>
      <w:r>
        <w:rPr>
          <w:rFonts w:ascii="Calibri" w:hAnsi="Calibri"/>
          <w:b/>
          <w:lang w:val="en-US"/>
        </w:rPr>
        <w:t>tidyverse</w:t>
      </w:r>
    </w:p>
    <w:p w14:paraId="577B8915" w14:textId="77777777" w:rsidR="008A11EF" w:rsidRDefault="008A11EF" w:rsidP="008A11EF">
      <w:pPr>
        <w:pStyle w:val="ListParagraph"/>
        <w:numPr>
          <w:ilvl w:val="0"/>
          <w:numId w:val="25"/>
        </w:numPr>
        <w:ind w:right="639"/>
        <w:rPr>
          <w:rFonts w:ascii="Calibri" w:hAnsi="Calibri"/>
          <w:bCs/>
          <w:lang w:val="en-US"/>
        </w:rPr>
      </w:pPr>
      <w:r>
        <w:rPr>
          <w:rFonts w:ascii="Calibri" w:hAnsi="Calibri"/>
          <w:bCs/>
          <w:lang w:val="en-US"/>
        </w:rPr>
        <w:t xml:space="preserve">Go to </w:t>
      </w:r>
      <w:r w:rsidRPr="006A1AEC">
        <w:rPr>
          <w:rFonts w:ascii="Calibri" w:hAnsi="Calibri"/>
          <w:b/>
          <w:lang w:val="en-US"/>
        </w:rPr>
        <w:t>Packages</w:t>
      </w:r>
      <w:r>
        <w:rPr>
          <w:rFonts w:ascii="Calibri" w:hAnsi="Calibri"/>
          <w:bCs/>
          <w:lang w:val="en-US"/>
        </w:rPr>
        <w:t xml:space="preserve"> -&gt; </w:t>
      </w:r>
      <w:r w:rsidRPr="006A1AEC">
        <w:rPr>
          <w:rFonts w:ascii="Calibri" w:hAnsi="Calibri"/>
          <w:b/>
          <w:lang w:val="en-US"/>
        </w:rPr>
        <w:t>Install Packages</w:t>
      </w:r>
      <w:r>
        <w:rPr>
          <w:rFonts w:ascii="Calibri" w:hAnsi="Calibri"/>
          <w:bCs/>
          <w:lang w:val="en-US"/>
        </w:rPr>
        <w:t xml:space="preserve"> and find and install </w:t>
      </w:r>
      <w:r>
        <w:rPr>
          <w:rFonts w:ascii="Calibri" w:hAnsi="Calibri"/>
          <w:b/>
          <w:lang w:val="en-US"/>
        </w:rPr>
        <w:t>data.table</w:t>
      </w:r>
    </w:p>
    <w:p w14:paraId="20EC538E" w14:textId="77777777" w:rsidR="00366987" w:rsidRPr="00D44DE1" w:rsidRDefault="008A11EF" w:rsidP="00366987">
      <w:pPr>
        <w:pStyle w:val="ListParagraph"/>
        <w:numPr>
          <w:ilvl w:val="0"/>
          <w:numId w:val="25"/>
        </w:numPr>
        <w:ind w:right="639"/>
        <w:rPr>
          <w:rFonts w:ascii="Calibri" w:hAnsi="Calibri"/>
          <w:bCs/>
          <w:lang w:val="en-US"/>
        </w:rPr>
      </w:pPr>
      <w:r w:rsidRPr="00D44DE1">
        <w:rPr>
          <w:rFonts w:ascii="Calibri" w:hAnsi="Calibri"/>
          <w:bCs/>
          <w:lang w:val="en-US"/>
        </w:rPr>
        <w:t xml:space="preserve">Now using the BiocManager install two 'sub-packages' by typing into the command line </w:t>
      </w:r>
      <w:r w:rsidRPr="00D44DE1">
        <w:rPr>
          <w:rFonts w:ascii="Calibri" w:hAnsi="Calibri"/>
          <w:b/>
          <w:lang w:val="en-US"/>
        </w:rPr>
        <w:t>BiocManager::install("RBGL"</w:t>
      </w:r>
      <w:r w:rsidR="00366987">
        <w:rPr>
          <w:rFonts w:ascii="Calibri" w:hAnsi="Calibri"/>
          <w:b/>
          <w:lang w:val="en-US"/>
        </w:rPr>
        <w:t xml:space="preserve">) </w:t>
      </w:r>
      <w:r w:rsidR="00366987">
        <w:rPr>
          <w:rFonts w:ascii="Calibri" w:hAnsi="Calibri"/>
          <w:bCs/>
          <w:lang w:val="en-US"/>
        </w:rPr>
        <w:t xml:space="preserve">and then </w:t>
      </w:r>
      <w:r w:rsidR="00366987" w:rsidRPr="00D44DE1">
        <w:rPr>
          <w:rFonts w:ascii="Calibri" w:hAnsi="Calibri"/>
          <w:b/>
          <w:lang w:val="en-US"/>
        </w:rPr>
        <w:t>BiocManager::install</w:t>
      </w:r>
      <w:r w:rsidR="00366987">
        <w:rPr>
          <w:rFonts w:ascii="Calibri" w:hAnsi="Calibri"/>
          <w:b/>
          <w:lang w:val="en-US"/>
        </w:rPr>
        <w:t>(</w:t>
      </w:r>
      <w:r w:rsidR="00366987" w:rsidRPr="00D44DE1">
        <w:rPr>
          <w:rFonts w:ascii="Calibri" w:hAnsi="Calibri"/>
          <w:b/>
          <w:lang w:val="en-US"/>
        </w:rPr>
        <w:t>"Rgraphviz")</w:t>
      </w:r>
    </w:p>
    <w:p w14:paraId="3946E058" w14:textId="254E2BBB" w:rsidR="008A11EF" w:rsidRPr="00D861E7" w:rsidRDefault="008A11EF" w:rsidP="00D861E7">
      <w:pPr>
        <w:pStyle w:val="ListParagraph"/>
        <w:ind w:left="446" w:right="639"/>
        <w:rPr>
          <w:rFonts w:ascii="Calibri" w:hAnsi="Calibri"/>
          <w:bCs/>
          <w:lang w:val="en-US"/>
        </w:rPr>
      </w:pPr>
    </w:p>
    <w:p w14:paraId="394B466C" w14:textId="64C6BBF3" w:rsidR="008A11EF" w:rsidRDefault="008A11EF" w:rsidP="008A11EF">
      <w:pPr>
        <w:ind w:left="360" w:right="639" w:hanging="274"/>
        <w:rPr>
          <w:rFonts w:ascii="Calibri" w:hAnsi="Calibri"/>
          <w:lang w:val="en-US"/>
        </w:rPr>
      </w:pPr>
      <w:r>
        <w:rPr>
          <w:rFonts w:ascii="Calibri" w:hAnsi="Calibri"/>
          <w:lang w:val="en-US"/>
        </w:rPr>
        <w:tab/>
      </w:r>
      <w:r w:rsidR="00366987">
        <w:rPr>
          <w:b/>
          <w:noProof/>
        </w:rPr>
        <w:drawing>
          <wp:inline distT="0" distB="0" distL="0" distR="0" wp14:anchorId="3725391D" wp14:editId="2A0CCD3A">
            <wp:extent cx="5104660" cy="1956412"/>
            <wp:effectExtent l="0" t="0" r="1270" b="6350"/>
            <wp:docPr id="158" name="Picture 1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163620" cy="1979009"/>
                    </a:xfrm>
                    <a:prstGeom prst="rect">
                      <a:avLst/>
                    </a:prstGeom>
                  </pic:spPr>
                </pic:pic>
              </a:graphicData>
            </a:graphic>
          </wp:inline>
        </w:drawing>
      </w:r>
    </w:p>
    <w:p w14:paraId="5CDFC4D0" w14:textId="0F8E350F" w:rsidR="008D1E3F" w:rsidRDefault="008D1E3F" w:rsidP="008D1E3F">
      <w:pPr>
        <w:pStyle w:val="ListParagraph"/>
        <w:ind w:left="446"/>
      </w:pPr>
    </w:p>
    <w:p w14:paraId="5D963D97" w14:textId="67C5AC16" w:rsidR="008D1E3F" w:rsidRDefault="008D1E3F" w:rsidP="008D1E3F">
      <w:pPr>
        <w:pStyle w:val="ListParagraph"/>
        <w:ind w:left="446"/>
      </w:pPr>
    </w:p>
    <w:p w14:paraId="2567A6DA" w14:textId="77777777" w:rsidR="008D1E3F" w:rsidRDefault="008D1E3F" w:rsidP="00D861E7">
      <w:pPr>
        <w:pStyle w:val="ListParagraph"/>
        <w:ind w:left="446"/>
      </w:pPr>
    </w:p>
    <w:p w14:paraId="17D95D73" w14:textId="1647C0EF" w:rsidR="008A11EF" w:rsidRPr="008D1E3F" w:rsidRDefault="008A11EF" w:rsidP="008A11EF">
      <w:pPr>
        <w:pStyle w:val="ListParagraph"/>
        <w:numPr>
          <w:ilvl w:val="0"/>
          <w:numId w:val="25"/>
        </w:numPr>
      </w:pPr>
      <w:r w:rsidRPr="008D1E3F">
        <w:t>Lastly</w:t>
      </w:r>
      <w:r w:rsidRPr="00D861E7">
        <w:t xml:space="preserve">, download and unzip the DCI Model files </w:t>
      </w:r>
      <w:r w:rsidR="008D1E3F" w:rsidRPr="00D861E7">
        <w:t xml:space="preserve">from </w:t>
      </w:r>
      <w:hyperlink r:id="rId28" w:history="1">
        <w:r w:rsidR="008D1E3F" w:rsidRPr="00D861E7">
          <w:rPr>
            <w:rStyle w:val="Hyperlink"/>
            <w:rFonts w:ascii="Calibri" w:hAnsi="Calibri" w:cs="Calibri"/>
            <w:shd w:val="clear" w:color="auto" w:fill="FFFFFF"/>
          </w:rPr>
          <w:t>https://goldford.github.io/FIPEX_with_DCI_Website/</w:t>
        </w:r>
      </w:hyperlink>
      <w:r w:rsidR="008D1E3F" w:rsidRPr="00D861E7">
        <w:t xml:space="preserve"> </w:t>
      </w:r>
      <w:r w:rsidR="008D1E3F">
        <w:t xml:space="preserve"> by clicking on “Download DCI for R.zip” </w:t>
      </w:r>
      <w:r w:rsidRPr="00D861E7">
        <w:t xml:space="preserve">to a folder of your choosing </w:t>
      </w:r>
      <w:r w:rsidRPr="008D1E3F">
        <w:t xml:space="preserve">that you have read/write access to (e.g., /My Documents). </w:t>
      </w:r>
      <w:r w:rsidR="008D1E3F" w:rsidRPr="00D861E7">
        <w:t>You should be ready to open ArcMap and start analyzing rivers!</w:t>
      </w:r>
    </w:p>
    <w:p w14:paraId="7A0594C9" w14:textId="77777777" w:rsidR="008D1E3F" w:rsidRPr="008D1E3F" w:rsidRDefault="008D1E3F" w:rsidP="00D861E7">
      <w:pPr>
        <w:pStyle w:val="ListParagraph"/>
        <w:ind w:left="446"/>
      </w:pPr>
    </w:p>
    <w:p w14:paraId="2B91EE34" w14:textId="4C091127" w:rsidR="008D1E3F" w:rsidRPr="00004AD7" w:rsidRDefault="008D1E3F" w:rsidP="00D861E7">
      <w:pPr>
        <w:pStyle w:val="ListParagraph"/>
        <w:ind w:left="446"/>
        <w:rPr>
          <w:b/>
          <w:bCs/>
        </w:rPr>
      </w:pPr>
      <w:r>
        <w:rPr>
          <w:noProof/>
        </w:rPr>
        <mc:AlternateContent>
          <mc:Choice Requires="wps">
            <w:drawing>
              <wp:anchor distT="0" distB="0" distL="114300" distR="114300" simplePos="0" relativeHeight="251678720" behindDoc="0" locked="0" layoutInCell="1" allowOverlap="1" wp14:anchorId="12E3D532" wp14:editId="4DCF32C2">
                <wp:simplePos x="0" y="0"/>
                <wp:positionH relativeFrom="column">
                  <wp:posOffset>1728470</wp:posOffset>
                </wp:positionH>
                <wp:positionV relativeFrom="paragraph">
                  <wp:posOffset>2795270</wp:posOffset>
                </wp:positionV>
                <wp:extent cx="1308100" cy="368300"/>
                <wp:effectExtent l="19050" t="19050" r="44450" b="31750"/>
                <wp:wrapNone/>
                <wp:docPr id="151" name="Rectangle 151"/>
                <wp:cNvGraphicFramePr/>
                <a:graphic xmlns:a="http://schemas.openxmlformats.org/drawingml/2006/main">
                  <a:graphicData uri="http://schemas.microsoft.com/office/word/2010/wordprocessingShape">
                    <wps:wsp>
                      <wps:cNvSpPr/>
                      <wps:spPr>
                        <a:xfrm>
                          <a:off x="0" y="0"/>
                          <a:ext cx="1308100" cy="36830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BD4E79" id="Rectangle 151" o:spid="_x0000_s1026" style="position:absolute;margin-left:136.1pt;margin-top:220.1pt;width:103pt;height:29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" filled="f" strokecolor="red" strokeweight="4.5pt"/>
            </w:pict>
          </mc:Fallback>
        </mc:AlternateContent>
      </w:r>
      <w:r>
        <w:rPr>
          <w:noProof/>
        </w:rPr>
        <w:drawing>
          <wp:inline distT="0" distB="0" distL="0" distR="0" wp14:anchorId="4C3AC221" wp14:editId="35497F2C">
            <wp:extent cx="5957570" cy="4131310"/>
            <wp:effectExtent l="0" t="0" r="508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7570" cy="4131310"/>
                    </a:xfrm>
                    <a:prstGeom prst="rect">
                      <a:avLst/>
                    </a:prstGeom>
                  </pic:spPr>
                </pic:pic>
              </a:graphicData>
            </a:graphic>
          </wp:inline>
        </w:drawing>
      </w:r>
    </w:p>
    <w:p w14:paraId="08E2D1CF" w14:textId="7ACC9A48" w:rsidR="008A11EF" w:rsidRPr="00004AD7" w:rsidRDefault="008A11EF" w:rsidP="008A11EF">
      <w:pPr>
        <w:ind w:left="86"/>
        <w:rPr>
          <w:b/>
          <w:bCs/>
        </w:rPr>
      </w:pPr>
    </w:p>
    <w:p w14:paraId="5209B2ED" w14:textId="77777777" w:rsidR="00312663" w:rsidRDefault="00312663" w:rsidP="00D861E7">
      <w:pPr>
        <w:ind w:left="360"/>
        <w:rPr>
          <w:rFonts w:ascii="Calibri" w:hAnsi="Calibri"/>
          <w:b/>
          <w:lang w:val="en-US"/>
        </w:rPr>
      </w:pPr>
    </w:p>
    <w:p w14:paraId="592217BF" w14:textId="1421FABF" w:rsidR="00312663" w:rsidRDefault="00A6703E" w:rsidP="002D3654">
      <w:pPr>
        <w:ind w:left="360" w:right="639" w:hanging="274"/>
        <w:rPr>
          <w:rFonts w:ascii="Calibri" w:hAnsi="Calibri"/>
          <w:lang w:val="en-US"/>
        </w:rPr>
      </w:pPr>
      <w:r>
        <w:rPr>
          <w:rFonts w:ascii="Calibri" w:hAnsi="Calibri"/>
          <w:noProof/>
          <w:lang w:val="en-US"/>
        </w:rPr>
        <mc:AlternateContent>
          <mc:Choice Requires="wps">
            <w:drawing>
              <wp:inline distT="0" distB="0" distL="0" distR="0" wp14:anchorId="29DEFE02" wp14:editId="1754327F">
                <wp:extent cx="5615940" cy="641985"/>
                <wp:effectExtent l="12065" t="12700" r="10795" b="12065"/>
                <wp:docPr id="88" name="Text Box 4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641985"/>
                        </a:xfrm>
                        <a:prstGeom prst="rect">
                          <a:avLst/>
                        </a:prstGeom>
                        <a:solidFill>
                          <a:schemeClr val="tx1">
                            <a:lumMod val="65000"/>
                            <a:lumOff val="35000"/>
                          </a:schemeClr>
                        </a:solidFill>
                        <a:ln w="9525">
                          <a:solidFill>
                            <a:srgbClr val="000000"/>
                          </a:solidFill>
                          <a:miter lim="800000"/>
                          <a:headEnd/>
                          <a:tailEnd/>
                        </a:ln>
                      </wps:spPr>
                      <wps:txbx>
                        <w:txbxContent>
                          <w:p w14:paraId="2EF385D9" w14:textId="4D3A3C02" w:rsidR="00386FF9" w:rsidRPr="00312663" w:rsidRDefault="00386FF9" w:rsidP="00312663">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requires R version </w:t>
                            </w:r>
                            <w:r>
                              <w:rPr>
                                <w:rFonts w:asciiTheme="minorHAnsi" w:hAnsiTheme="minorHAnsi" w:cstheme="minorHAnsi"/>
                                <w:color w:val="FFFFFF" w:themeColor="background1"/>
                              </w:rPr>
                              <w:t>3</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6</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1</w:t>
                            </w:r>
                            <w:r w:rsidRPr="00312663">
                              <w:rPr>
                                <w:rFonts w:asciiTheme="minorHAnsi" w:hAnsiTheme="minorHAnsi" w:cstheme="minorHAnsi"/>
                                <w:color w:val="FFFFFF" w:themeColor="background1"/>
                              </w:rPr>
                              <w:t xml:space="preserve"> </w:t>
                            </w:r>
                            <w:r>
                              <w:rPr>
                                <w:rFonts w:asciiTheme="minorHAnsi" w:hAnsiTheme="minorHAnsi" w:cstheme="minorHAnsi"/>
                                <w:color w:val="FFFFFF" w:themeColor="background1"/>
                              </w:rPr>
                              <w:t xml:space="preserve">(not a more recent version) </w:t>
                            </w:r>
                            <w:r w:rsidRPr="00312663">
                              <w:rPr>
                                <w:rFonts w:asciiTheme="minorHAnsi" w:hAnsiTheme="minorHAnsi" w:cstheme="minorHAnsi"/>
                                <w:color w:val="FFFFFF" w:themeColor="background1"/>
                              </w:rPr>
                              <w:t xml:space="preserve">and an error will result if a later version is installed. If you do not see these packages, check that you have R version </w:t>
                            </w:r>
                            <w:r>
                              <w:rPr>
                                <w:rFonts w:asciiTheme="minorHAnsi" w:hAnsiTheme="minorHAnsi" w:cstheme="minorHAnsi"/>
                                <w:color w:val="FFFFFF" w:themeColor="background1"/>
                              </w:rPr>
                              <w:t>3</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6</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1</w:t>
                            </w:r>
                            <w:r w:rsidRPr="00312663">
                              <w:rPr>
                                <w:rFonts w:asciiTheme="minorHAnsi" w:hAnsiTheme="minorHAnsi" w:cstheme="minorHAnsi"/>
                                <w:color w:val="FFFFFF" w:themeColor="background1"/>
                              </w:rPr>
                              <w:t xml:space="preserve"> </w:t>
                            </w:r>
                            <w:r>
                              <w:rPr>
                                <w:rFonts w:asciiTheme="minorHAnsi" w:hAnsiTheme="minorHAnsi" w:cstheme="minorHAnsi"/>
                                <w:color w:val="FFFFFF" w:themeColor="background1"/>
                              </w:rPr>
                              <w:t>I</w:t>
                            </w:r>
                            <w:r w:rsidRPr="00312663">
                              <w:rPr>
                                <w:rFonts w:asciiTheme="minorHAnsi" w:hAnsiTheme="minorHAnsi" w:cstheme="minorHAnsi"/>
                                <w:color w:val="FFFFFF" w:themeColor="background1"/>
                              </w:rPr>
                              <w:t>nstalled.  If not, you will need to install this version.</w:t>
                            </w:r>
                          </w:p>
                        </w:txbxContent>
                      </wps:txbx>
                      <wps:bodyPr rot="0" vert="horz" wrap="square" lIns="91440" tIns="45720" rIns="91440" bIns="45720" anchor="t" anchorCtr="0" upright="1">
                        <a:noAutofit/>
                      </wps:bodyPr>
                    </wps:wsp>
                  </a:graphicData>
                </a:graphic>
              </wp:inline>
            </w:drawing>
          </mc:Choice>
          <mc:Fallback>
            <w:pict>
              <v:shapetype w14:anchorId="29DEFE02" id="_x0000_t202" coordsize="21600,21600" o:spt="202" path="m,l,21600r21600,l21600,xe">
                <v:stroke joinstyle="miter"/>
                <v:path gradientshapeok="t" o:connecttype="rect"/>
              </v:shapetype>
              <v:shape id="Text Box 484" o:spid="_x0000_s1028" type="#_x0000_t202" style="width:442.2pt;height:5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" fillcolor="#5a5a5a [2109]">
                <v:textbox>
                  <w:txbxContent>
                    <w:p w14:paraId="2EF385D9" w14:textId="4D3A3C02" w:rsidR="00386FF9" w:rsidRPr="00312663" w:rsidRDefault="00386FF9" w:rsidP="00312663">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requires R version </w:t>
                      </w:r>
                      <w:r>
                        <w:rPr>
                          <w:rFonts w:asciiTheme="minorHAnsi" w:hAnsiTheme="minorHAnsi" w:cstheme="minorHAnsi"/>
                          <w:color w:val="FFFFFF" w:themeColor="background1"/>
                        </w:rPr>
                        <w:t>3</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6</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1</w:t>
                      </w:r>
                      <w:r w:rsidRPr="00312663">
                        <w:rPr>
                          <w:rFonts w:asciiTheme="minorHAnsi" w:hAnsiTheme="minorHAnsi" w:cstheme="minorHAnsi"/>
                          <w:color w:val="FFFFFF" w:themeColor="background1"/>
                        </w:rPr>
                        <w:t xml:space="preserve"> </w:t>
                      </w:r>
                      <w:r>
                        <w:rPr>
                          <w:rFonts w:asciiTheme="minorHAnsi" w:hAnsiTheme="minorHAnsi" w:cstheme="minorHAnsi"/>
                          <w:color w:val="FFFFFF" w:themeColor="background1"/>
                        </w:rPr>
                        <w:t xml:space="preserve">(not a more recent version) </w:t>
                      </w:r>
                      <w:r w:rsidRPr="00312663">
                        <w:rPr>
                          <w:rFonts w:asciiTheme="minorHAnsi" w:hAnsiTheme="minorHAnsi" w:cstheme="minorHAnsi"/>
                          <w:color w:val="FFFFFF" w:themeColor="background1"/>
                        </w:rPr>
                        <w:t xml:space="preserve">and an error will result if a later version is installed. If you do not see these packages, check that you have R version </w:t>
                      </w:r>
                      <w:r>
                        <w:rPr>
                          <w:rFonts w:asciiTheme="minorHAnsi" w:hAnsiTheme="minorHAnsi" w:cstheme="minorHAnsi"/>
                          <w:color w:val="FFFFFF" w:themeColor="background1"/>
                        </w:rPr>
                        <w:t>3</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6</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1</w:t>
                      </w:r>
                      <w:r w:rsidRPr="00312663">
                        <w:rPr>
                          <w:rFonts w:asciiTheme="minorHAnsi" w:hAnsiTheme="minorHAnsi" w:cstheme="minorHAnsi"/>
                          <w:color w:val="FFFFFF" w:themeColor="background1"/>
                        </w:rPr>
                        <w:t xml:space="preserve"> </w:t>
                      </w:r>
                      <w:r>
                        <w:rPr>
                          <w:rFonts w:asciiTheme="minorHAnsi" w:hAnsiTheme="minorHAnsi" w:cstheme="minorHAnsi"/>
                          <w:color w:val="FFFFFF" w:themeColor="background1"/>
                        </w:rPr>
                        <w:t>I</w:t>
                      </w:r>
                      <w:r w:rsidRPr="00312663">
                        <w:rPr>
                          <w:rFonts w:asciiTheme="minorHAnsi" w:hAnsiTheme="minorHAnsi" w:cstheme="minorHAnsi"/>
                          <w:color w:val="FFFFFF" w:themeColor="background1"/>
                        </w:rPr>
                        <w:t>nstalled.  If not, you will need to install this version.</w:t>
                      </w:r>
                    </w:p>
                  </w:txbxContent>
                </v:textbox>
                <w10:anchorlock/>
              </v:shape>
            </w:pict>
          </mc:Fallback>
        </mc:AlternateContent>
      </w:r>
    </w:p>
    <w:p w14:paraId="0BF5D893" w14:textId="77777777" w:rsidR="00F12EF8" w:rsidRDefault="00F12EF8" w:rsidP="002D3654">
      <w:pPr>
        <w:ind w:left="360" w:right="639" w:hanging="274"/>
        <w:rPr>
          <w:rFonts w:ascii="Calibri" w:hAnsi="Calibri"/>
          <w:lang w:val="en-US"/>
        </w:rPr>
      </w:pPr>
    </w:p>
    <w:p w14:paraId="71823F3D" w14:textId="4048874D" w:rsidR="00F12EF8"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j</w:t>
      </w:r>
      <w:r>
        <w:rPr>
          <w:rFonts w:ascii="Calibri" w:hAnsi="Calibri"/>
          <w:lang w:val="en-US"/>
        </w:rPr>
        <w:t xml:space="preserve">) </w:t>
      </w:r>
      <w:r w:rsidR="00413CA9">
        <w:rPr>
          <w:rFonts w:ascii="Calibri" w:hAnsi="Calibri"/>
          <w:lang w:val="en-US"/>
        </w:rPr>
        <w:t xml:space="preserve">To test package install click the menu </w:t>
      </w:r>
      <w:r w:rsidR="00413CA9" w:rsidRPr="002808C1">
        <w:rPr>
          <w:rFonts w:ascii="Calibri" w:hAnsi="Calibri"/>
          <w:b/>
          <w:lang w:val="en-US"/>
        </w:rPr>
        <w:t>'Packages'</w:t>
      </w:r>
      <w:r w:rsidR="00413CA9">
        <w:rPr>
          <w:rFonts w:ascii="Calibri" w:hAnsi="Calibri"/>
          <w:lang w:val="en-US"/>
        </w:rPr>
        <w:t xml:space="preserve"> -&gt; </w:t>
      </w:r>
      <w:r w:rsidR="00413CA9" w:rsidRPr="002808C1">
        <w:rPr>
          <w:rFonts w:ascii="Calibri" w:hAnsi="Calibri"/>
          <w:b/>
          <w:lang w:val="en-US"/>
        </w:rPr>
        <w:t>'Load Package'</w:t>
      </w:r>
      <w:r w:rsidR="00413CA9">
        <w:rPr>
          <w:rFonts w:ascii="Calibri" w:hAnsi="Calibri"/>
          <w:lang w:val="en-US"/>
        </w:rPr>
        <w:t xml:space="preserve"> and select </w:t>
      </w:r>
      <w:r w:rsidR="00413CA9" w:rsidRPr="002808C1">
        <w:rPr>
          <w:rFonts w:ascii="Calibri" w:hAnsi="Calibri"/>
          <w:b/>
          <w:lang w:val="en-US"/>
        </w:rPr>
        <w:t>RBGL</w:t>
      </w:r>
      <w:r w:rsidR="00413CA9">
        <w:rPr>
          <w:rFonts w:ascii="Calibri" w:hAnsi="Calibri"/>
          <w:lang w:val="en-US"/>
        </w:rPr>
        <w:t xml:space="preserve"> and click </w:t>
      </w:r>
      <w:r w:rsidR="00413CA9" w:rsidRPr="002808C1">
        <w:rPr>
          <w:rFonts w:ascii="Calibri" w:hAnsi="Calibri"/>
          <w:b/>
          <w:lang w:val="en-US"/>
        </w:rPr>
        <w:t>OK</w:t>
      </w:r>
      <w:r w:rsidR="00413CA9">
        <w:rPr>
          <w:rFonts w:ascii="Calibri" w:hAnsi="Calibri"/>
          <w:lang w:val="en-US"/>
        </w:rPr>
        <w:t xml:space="preserve">.  Repeat with </w:t>
      </w:r>
      <w:r w:rsidR="00D177B1">
        <w:rPr>
          <w:rFonts w:ascii="Calibri" w:hAnsi="Calibri"/>
          <w:lang w:val="en-US"/>
        </w:rPr>
        <w:t xml:space="preserve">the </w:t>
      </w:r>
      <w:r w:rsidR="00350ED0" w:rsidRPr="00D861E7">
        <w:rPr>
          <w:rFonts w:ascii="Calibri" w:hAnsi="Calibri"/>
          <w:b/>
          <w:bCs/>
          <w:lang w:val="en-US"/>
        </w:rPr>
        <w:t>‘RGraphviz’</w:t>
      </w:r>
      <w:r w:rsidR="00D177B1">
        <w:rPr>
          <w:rFonts w:ascii="Calibri" w:hAnsi="Calibri"/>
          <w:b/>
          <w:bCs/>
          <w:lang w:val="en-US"/>
        </w:rPr>
        <w:t xml:space="preserve"> </w:t>
      </w:r>
      <w:r w:rsidR="00D177B1">
        <w:rPr>
          <w:rFonts w:ascii="Calibri" w:hAnsi="Calibri"/>
          <w:lang w:val="en-US"/>
        </w:rPr>
        <w:t>package</w:t>
      </w:r>
      <w:r w:rsidR="00350ED0">
        <w:rPr>
          <w:rFonts w:ascii="Calibri" w:hAnsi="Calibri"/>
          <w:lang w:val="en-US"/>
        </w:rPr>
        <w:t xml:space="preserve">. </w:t>
      </w:r>
      <w:r w:rsidR="00413CA9">
        <w:rPr>
          <w:rFonts w:ascii="Calibri" w:hAnsi="Calibri"/>
          <w:lang w:val="en-US"/>
        </w:rPr>
        <w:t xml:space="preserve">This should not raise an error.  </w:t>
      </w:r>
    </w:p>
    <w:p w14:paraId="2CC0FE13" w14:textId="77777777" w:rsidR="00413CA9"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k</w:t>
      </w:r>
      <w:r>
        <w:rPr>
          <w:rFonts w:ascii="Calibri" w:hAnsi="Calibri"/>
          <w:lang w:val="en-US"/>
        </w:rPr>
        <w:t xml:space="preserve">) </w:t>
      </w:r>
      <w:r w:rsidR="00413CA9" w:rsidRPr="0094230D">
        <w:rPr>
          <w:rFonts w:ascii="Calibri" w:hAnsi="Calibri"/>
          <w:b/>
          <w:lang w:val="en-US"/>
        </w:rPr>
        <w:t>Important</w:t>
      </w:r>
      <w:r w:rsidR="00413CA9">
        <w:rPr>
          <w:rFonts w:ascii="Calibri" w:hAnsi="Calibri"/>
          <w:lang w:val="en-US"/>
        </w:rPr>
        <w:t xml:space="preserve">: Cut and paste the entire </w:t>
      </w:r>
      <w:r w:rsidR="00413CA9" w:rsidRPr="002808C1">
        <w:rPr>
          <w:rFonts w:ascii="Calibri" w:hAnsi="Calibri"/>
          <w:b/>
          <w:i/>
          <w:lang w:val="en-US"/>
        </w:rPr>
        <w:t>DCI Model Files Directory</w:t>
      </w:r>
      <w:r w:rsidR="00413CA9">
        <w:rPr>
          <w:rFonts w:ascii="Calibri" w:hAnsi="Calibri"/>
          <w:lang w:val="en-US"/>
        </w:rPr>
        <w:t xml:space="preserve"> to a permanent local directory in which you have 'write' permissions (e.g., /My Documents)</w:t>
      </w:r>
    </w:p>
    <w:p w14:paraId="7FC66E4B" w14:textId="0EFAF5FC" w:rsidR="002D3654" w:rsidRDefault="002D3654" w:rsidP="002D3654">
      <w:pPr>
        <w:ind w:left="360" w:right="639" w:hanging="274"/>
        <w:rPr>
          <w:rFonts w:ascii="Calibri" w:hAnsi="Calibri"/>
          <w:lang w:val="en-US"/>
        </w:rPr>
      </w:pPr>
      <w:r w:rsidRPr="00C76386">
        <w:rPr>
          <w:rFonts w:ascii="Calibri" w:hAnsi="Calibri"/>
          <w:lang w:val="en-US"/>
        </w:rPr>
        <w:t xml:space="preserve"> </w:t>
      </w:r>
    </w:p>
    <w:p w14:paraId="7A823970" w14:textId="77777777" w:rsidR="0094230D" w:rsidRDefault="0094230D" w:rsidP="00F82AE3">
      <w:pPr>
        <w:pStyle w:val="Heading2"/>
        <w:rPr>
          <w:lang w:val="en-US"/>
        </w:rPr>
      </w:pPr>
      <w:bookmarkStart w:id="36" w:name="_Toc343038086"/>
      <w:bookmarkStart w:id="37" w:name="_Toc52020081"/>
      <w:r w:rsidRPr="002723FB">
        <w:t>Configuring FIPEX</w:t>
      </w:r>
      <w:bookmarkEnd w:id="36"/>
      <w:r w:rsidR="006E7DBB">
        <w:rPr>
          <w:lang w:val="en-US"/>
        </w:rPr>
        <w:t xml:space="preserve"> - Network Build and Options Config Walkthrough</w:t>
      </w:r>
      <w:bookmarkEnd w:id="37"/>
    </w:p>
    <w:p w14:paraId="70E28A2D"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3DDBD05E" w14:textId="77777777" w:rsidR="0094230D" w:rsidRDefault="0094230D" w:rsidP="002D3654">
      <w:pPr>
        <w:ind w:left="360" w:right="639" w:hanging="274"/>
        <w:rPr>
          <w:rFonts w:ascii="Calibri" w:hAnsi="Calibri"/>
          <w:lang w:val="en-US"/>
        </w:rPr>
      </w:pPr>
    </w:p>
    <w:p w14:paraId="34D56EE8" w14:textId="77777777" w:rsidR="006E4DC7" w:rsidRDefault="006E4DC7" w:rsidP="003E2366">
      <w:pPr>
        <w:ind w:right="639"/>
        <w:rPr>
          <w:rFonts w:ascii="Calibri" w:hAnsi="Calibri"/>
          <w:lang w:val="en-US"/>
        </w:rPr>
      </w:pPr>
      <w:r>
        <w:rPr>
          <w:rFonts w:ascii="Calibri" w:hAnsi="Calibri"/>
          <w:lang w:val="en-US"/>
        </w:rPr>
        <w:t>A demo dataset has been provided to help explain and configure FIPEX.  In the directory that FIPEX was downloaded you should find an .MXD file (ArcMap document) and a geodatabase.  This brief walkthrough will help</w:t>
      </w:r>
      <w:r w:rsidR="00F82AE3">
        <w:rPr>
          <w:rFonts w:ascii="Calibri" w:hAnsi="Calibri"/>
          <w:lang w:val="en-US"/>
        </w:rPr>
        <w:t xml:space="preserve"> set up the FIPEX 'Options' , </w:t>
      </w:r>
      <w:r>
        <w:rPr>
          <w:rFonts w:ascii="Calibri" w:hAnsi="Calibri"/>
          <w:lang w:val="en-US"/>
        </w:rPr>
        <w:t>demonstrate the construction</w:t>
      </w:r>
      <w:r w:rsidR="00F82AE3">
        <w:rPr>
          <w:rFonts w:ascii="Calibri" w:hAnsi="Calibri"/>
          <w:lang w:val="en-US"/>
        </w:rPr>
        <w:t xml:space="preserve"> of a simple geometric network</w:t>
      </w:r>
      <w:r w:rsidR="006E7DBB">
        <w:rPr>
          <w:rFonts w:ascii="Calibri" w:hAnsi="Calibri"/>
          <w:lang w:val="en-US"/>
        </w:rPr>
        <w:t xml:space="preserve"> (a requirement in order to set FIPEX </w:t>
      </w:r>
      <w:r w:rsidR="006E7DBB">
        <w:rPr>
          <w:rFonts w:ascii="Calibri" w:hAnsi="Calibri"/>
          <w:lang w:val="en-US"/>
        </w:rPr>
        <w:lastRenderedPageBreak/>
        <w:t>Options)</w:t>
      </w:r>
      <w:r w:rsidR="00F82AE3">
        <w:rPr>
          <w:rFonts w:ascii="Calibri" w:hAnsi="Calibri"/>
          <w:lang w:val="en-US"/>
        </w:rPr>
        <w:t>, and do a simple analysis.</w:t>
      </w:r>
      <w:r w:rsidR="003E2366">
        <w:rPr>
          <w:rFonts w:ascii="Calibri" w:hAnsi="Calibri"/>
          <w:lang w:val="en-US"/>
        </w:rPr>
        <w:t xml:space="preserve"> Prior to opening this MXD, follow the instructions below for Network Creation.  </w:t>
      </w:r>
    </w:p>
    <w:p w14:paraId="7B0C7C11" w14:textId="77777777" w:rsidR="006E4DC7" w:rsidRDefault="006E4DC7" w:rsidP="002D3654">
      <w:pPr>
        <w:ind w:left="360" w:right="639" w:hanging="274"/>
        <w:rPr>
          <w:rFonts w:ascii="Calibri" w:hAnsi="Calibri"/>
          <w:lang w:val="en-US"/>
        </w:rPr>
      </w:pPr>
    </w:p>
    <w:p w14:paraId="29008473" w14:textId="77777777" w:rsidR="0002504A" w:rsidRDefault="0002504A" w:rsidP="002D3654">
      <w:pPr>
        <w:ind w:left="360" w:right="639" w:hanging="274"/>
        <w:rPr>
          <w:rFonts w:ascii="Calibri" w:hAnsi="Calibri"/>
          <w:lang w:val="en-US"/>
        </w:rPr>
      </w:pPr>
      <w:r>
        <w:rPr>
          <w:rFonts w:ascii="Calibri" w:hAnsi="Calibri"/>
          <w:lang w:val="en-US"/>
        </w:rPr>
        <w:t xml:space="preserve">1. Close </w:t>
      </w:r>
      <w:r w:rsidRPr="002808C1">
        <w:rPr>
          <w:rFonts w:ascii="Calibri" w:hAnsi="Calibri"/>
          <w:b/>
          <w:lang w:val="en-US"/>
        </w:rPr>
        <w:t>ArcMap</w:t>
      </w:r>
    </w:p>
    <w:p w14:paraId="13E5F564" w14:textId="77777777" w:rsidR="006E4DC7" w:rsidRDefault="0002504A" w:rsidP="002D3654">
      <w:pPr>
        <w:ind w:left="360" w:right="639" w:hanging="274"/>
        <w:rPr>
          <w:rFonts w:ascii="Calibri" w:hAnsi="Calibri"/>
          <w:lang w:val="en-US"/>
        </w:rPr>
      </w:pPr>
      <w:r>
        <w:rPr>
          <w:rFonts w:ascii="Calibri" w:hAnsi="Calibri"/>
          <w:lang w:val="en-US"/>
        </w:rPr>
        <w:t xml:space="preserve">2. </w:t>
      </w:r>
      <w:r w:rsidR="006E4DC7">
        <w:rPr>
          <w:rFonts w:ascii="Calibri" w:hAnsi="Calibri"/>
          <w:lang w:val="en-US"/>
        </w:rPr>
        <w:t xml:space="preserve">Open </w:t>
      </w:r>
      <w:r w:rsidR="00760B64" w:rsidRPr="002808C1">
        <w:rPr>
          <w:rFonts w:ascii="Calibri" w:hAnsi="Calibri"/>
          <w:b/>
          <w:lang w:val="en-US"/>
        </w:rPr>
        <w:t>ArcCatalog</w:t>
      </w:r>
      <w:r w:rsidR="006E4DC7">
        <w:rPr>
          <w:rFonts w:ascii="Calibri" w:hAnsi="Calibri"/>
          <w:lang w:val="en-US"/>
        </w:rPr>
        <w:t xml:space="preserve"> (note: the full version, not from within ArcMap)</w:t>
      </w:r>
    </w:p>
    <w:p w14:paraId="7803A6FC" w14:textId="77777777" w:rsidR="00760B64" w:rsidRDefault="0002504A" w:rsidP="002D3654">
      <w:pPr>
        <w:ind w:left="360" w:right="639" w:hanging="274"/>
        <w:rPr>
          <w:rFonts w:ascii="Calibri" w:hAnsi="Calibri"/>
          <w:lang w:val="en-US"/>
        </w:rPr>
      </w:pPr>
      <w:r>
        <w:rPr>
          <w:rFonts w:ascii="Calibri" w:hAnsi="Calibri"/>
          <w:lang w:val="en-US"/>
        </w:rPr>
        <w:t xml:space="preserve">3. </w:t>
      </w:r>
      <w:r w:rsidR="00760B64">
        <w:rPr>
          <w:rFonts w:ascii="Calibri" w:hAnsi="Calibri"/>
          <w:lang w:val="en-US"/>
        </w:rPr>
        <w:t xml:space="preserve">Navigate to the FIPEX install directory and into the demo geodatabase (named similar to </w:t>
      </w:r>
      <w:r w:rsidR="00760B64" w:rsidRPr="002808C1">
        <w:rPr>
          <w:rFonts w:ascii="Calibri" w:hAnsi="Calibri"/>
          <w:i/>
          <w:lang w:val="en-US"/>
        </w:rPr>
        <w:t>'FIPEX_DemoDataVer10_Dec1212.gdb'</w:t>
      </w:r>
      <w:r w:rsidR="00760B64">
        <w:rPr>
          <w:rFonts w:ascii="Calibri" w:hAnsi="Calibri"/>
          <w:lang w:val="en-US"/>
        </w:rPr>
        <w:t>)</w:t>
      </w:r>
    </w:p>
    <w:p w14:paraId="3F2A1173" w14:textId="77777777" w:rsidR="00760B64" w:rsidRDefault="0002504A" w:rsidP="002D3654">
      <w:pPr>
        <w:ind w:left="360" w:right="639" w:hanging="274"/>
        <w:rPr>
          <w:rFonts w:ascii="Calibri" w:hAnsi="Calibri"/>
          <w:lang w:val="en-US"/>
        </w:rPr>
      </w:pPr>
      <w:r>
        <w:rPr>
          <w:rFonts w:ascii="Calibri" w:hAnsi="Calibri"/>
          <w:lang w:val="en-US"/>
        </w:rPr>
        <w:t xml:space="preserve">4. </w:t>
      </w:r>
      <w:r w:rsidR="00760B64">
        <w:rPr>
          <w:rFonts w:ascii="Calibri" w:hAnsi="Calibri"/>
          <w:lang w:val="en-US"/>
        </w:rPr>
        <w:t xml:space="preserve">Inside you should see the </w:t>
      </w:r>
      <w:r w:rsidR="00760B64" w:rsidRPr="002808C1">
        <w:rPr>
          <w:rFonts w:ascii="Calibri" w:hAnsi="Calibri"/>
          <w:b/>
          <w:lang w:val="en-US"/>
        </w:rPr>
        <w:t>'ForDemo'</w:t>
      </w:r>
      <w:r w:rsidR="00760B64">
        <w:rPr>
          <w:rFonts w:ascii="Calibri" w:hAnsi="Calibri"/>
          <w:lang w:val="en-US"/>
        </w:rPr>
        <w:t xml:space="preserve"> dataset. </w:t>
      </w:r>
    </w:p>
    <w:p w14:paraId="4BEC4503" w14:textId="77777777" w:rsidR="00760B64" w:rsidRDefault="0002504A" w:rsidP="002D3654">
      <w:pPr>
        <w:ind w:left="360" w:right="639" w:hanging="274"/>
        <w:rPr>
          <w:rFonts w:ascii="Calibri" w:hAnsi="Calibri"/>
          <w:lang w:val="en-US"/>
        </w:rPr>
      </w:pPr>
      <w:r>
        <w:rPr>
          <w:rFonts w:ascii="Calibri" w:hAnsi="Calibri"/>
          <w:lang w:val="en-US"/>
        </w:rPr>
        <w:t xml:space="preserve">5. </w:t>
      </w:r>
      <w:r w:rsidR="00760B64">
        <w:rPr>
          <w:rFonts w:ascii="Calibri" w:hAnsi="Calibri"/>
          <w:lang w:val="en-US"/>
        </w:rPr>
        <w:t xml:space="preserve">Inside the </w:t>
      </w:r>
      <w:r w:rsidR="00760B64" w:rsidRPr="002808C1">
        <w:rPr>
          <w:rFonts w:ascii="Calibri" w:hAnsi="Calibri"/>
          <w:b/>
          <w:lang w:val="en-US"/>
        </w:rPr>
        <w:t>'ForDemo'</w:t>
      </w:r>
      <w:r w:rsidR="00760B64">
        <w:rPr>
          <w:rFonts w:ascii="Calibri" w:hAnsi="Calibri"/>
          <w:lang w:val="en-US"/>
        </w:rPr>
        <w:t xml:space="preserve"> dataset you should find three layers: </w:t>
      </w:r>
      <w:r w:rsidR="00760B64" w:rsidRPr="002808C1">
        <w:rPr>
          <w:rFonts w:ascii="Calibri" w:hAnsi="Calibri"/>
          <w:b/>
          <w:lang w:val="en-US"/>
        </w:rPr>
        <w:t>'RiverLines'</w:t>
      </w:r>
      <w:r w:rsidR="00760B64">
        <w:rPr>
          <w:rFonts w:ascii="Calibri" w:hAnsi="Calibri"/>
          <w:lang w:val="en-US"/>
        </w:rPr>
        <w:t xml:space="preserve">, </w:t>
      </w:r>
      <w:r w:rsidR="00760B64" w:rsidRPr="002808C1">
        <w:rPr>
          <w:rFonts w:ascii="Calibri" w:hAnsi="Calibri"/>
          <w:b/>
          <w:lang w:val="en-US"/>
        </w:rPr>
        <w:t>'RiverDams'</w:t>
      </w:r>
      <w:r w:rsidR="00760B64">
        <w:rPr>
          <w:rFonts w:ascii="Calibri" w:hAnsi="Calibri"/>
          <w:lang w:val="en-US"/>
        </w:rPr>
        <w:t xml:space="preserve">, and </w:t>
      </w:r>
      <w:r w:rsidR="00760B64" w:rsidRPr="002808C1">
        <w:rPr>
          <w:rFonts w:ascii="Calibri" w:hAnsi="Calibri"/>
          <w:b/>
          <w:lang w:val="en-US"/>
        </w:rPr>
        <w:t>'RiverSinks'</w:t>
      </w:r>
    </w:p>
    <w:p w14:paraId="422074EF" w14:textId="77777777" w:rsidR="006319E3" w:rsidRDefault="006319E3" w:rsidP="002D3654">
      <w:pPr>
        <w:ind w:left="360" w:right="639" w:hanging="274"/>
        <w:rPr>
          <w:rFonts w:ascii="Calibri" w:hAnsi="Calibri"/>
          <w:lang w:val="en-US"/>
        </w:rPr>
      </w:pPr>
    </w:p>
    <w:p w14:paraId="7232BD6D" w14:textId="77777777" w:rsidR="006319E3" w:rsidRDefault="006319E3" w:rsidP="00F82AE3">
      <w:pPr>
        <w:pStyle w:val="Heading3"/>
        <w:rPr>
          <w:lang w:val="en-CA"/>
        </w:rPr>
      </w:pPr>
      <w:bookmarkStart w:id="38" w:name="_Toc343038087"/>
      <w:bookmarkStart w:id="39" w:name="_Ref343702141"/>
      <w:bookmarkStart w:id="40" w:name="_Toc52020082"/>
      <w:r w:rsidRPr="006319E3">
        <w:t>Network Creation</w:t>
      </w:r>
      <w:bookmarkEnd w:id="38"/>
      <w:bookmarkEnd w:id="39"/>
      <w:bookmarkEnd w:id="40"/>
      <w:r w:rsidRPr="006319E3">
        <w:t xml:space="preserve"> </w:t>
      </w:r>
    </w:p>
    <w:p w14:paraId="1F99FF2D"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71DF2F7F" w14:textId="77777777" w:rsidR="00796D5D" w:rsidRPr="00796D5D" w:rsidRDefault="00796D5D" w:rsidP="00796D5D">
      <w:pPr>
        <w:rPr>
          <w:lang w:eastAsia="ru-RU"/>
        </w:rPr>
      </w:pPr>
    </w:p>
    <w:p w14:paraId="1A2E0649" w14:textId="77777777" w:rsidR="00760B64" w:rsidRDefault="0002504A" w:rsidP="002D3654">
      <w:pPr>
        <w:ind w:left="360" w:right="639" w:hanging="274"/>
        <w:rPr>
          <w:rFonts w:ascii="Calibri" w:hAnsi="Calibri"/>
          <w:lang w:val="en-US"/>
        </w:rPr>
      </w:pPr>
      <w:r>
        <w:rPr>
          <w:rFonts w:ascii="Calibri" w:hAnsi="Calibri"/>
          <w:lang w:val="en-US"/>
        </w:rPr>
        <w:t xml:space="preserve">6. </w:t>
      </w:r>
      <w:r w:rsidR="00760B64">
        <w:rPr>
          <w:rFonts w:ascii="Calibri" w:hAnsi="Calibri"/>
          <w:lang w:val="en-US"/>
        </w:rPr>
        <w:t>We will create a geometric network.  You must have appropriate Standard-level ArcGIS Desktop</w:t>
      </w:r>
      <w:r w:rsidR="003E2366">
        <w:rPr>
          <w:rFonts w:ascii="Calibri" w:hAnsi="Calibri" w:cs="Calibri"/>
          <w:lang w:val="en-US"/>
        </w:rPr>
        <w:t>™</w:t>
      </w:r>
      <w:r w:rsidR="00760B64">
        <w:rPr>
          <w:rFonts w:ascii="Calibri" w:hAnsi="Calibri"/>
          <w:lang w:val="en-US"/>
        </w:rPr>
        <w:t xml:space="preserve"> License activated to continue.  If you are unable to create a geometric network following the instructions here, it may be due to license restrictions.  </w:t>
      </w:r>
    </w:p>
    <w:p w14:paraId="72B3EEC4" w14:textId="77777777" w:rsidR="00760B64" w:rsidRDefault="0002504A" w:rsidP="002D3654">
      <w:pPr>
        <w:ind w:left="360" w:right="639" w:hanging="274"/>
        <w:rPr>
          <w:rFonts w:ascii="Calibri" w:hAnsi="Calibri"/>
          <w:lang w:val="en-US"/>
        </w:rPr>
      </w:pPr>
      <w:r>
        <w:rPr>
          <w:rFonts w:ascii="Calibri" w:hAnsi="Calibri"/>
          <w:lang w:val="en-US"/>
        </w:rPr>
        <w:t xml:space="preserve">7. </w:t>
      </w:r>
      <w:r w:rsidR="00760B64">
        <w:rPr>
          <w:rFonts w:ascii="Calibri" w:hAnsi="Calibri"/>
          <w:lang w:val="en-US"/>
        </w:rPr>
        <w:t xml:space="preserve">Right-click anywhere in the </w:t>
      </w:r>
      <w:r w:rsidR="00760B64" w:rsidRPr="002808C1">
        <w:rPr>
          <w:rFonts w:ascii="Calibri" w:hAnsi="Calibri"/>
          <w:b/>
          <w:lang w:val="en-US"/>
        </w:rPr>
        <w:t>'Contents'</w:t>
      </w:r>
      <w:r w:rsidR="00760B64">
        <w:rPr>
          <w:rFonts w:ascii="Calibri" w:hAnsi="Calibri"/>
          <w:lang w:val="en-US"/>
        </w:rPr>
        <w:t xml:space="preserve"> view of the </w:t>
      </w:r>
      <w:r w:rsidR="00760B64" w:rsidRPr="002808C1">
        <w:rPr>
          <w:rFonts w:ascii="Calibri" w:hAnsi="Calibri"/>
          <w:b/>
          <w:i/>
          <w:lang w:val="en-US"/>
        </w:rPr>
        <w:t>'ForDemo'</w:t>
      </w:r>
      <w:r w:rsidR="00760B64">
        <w:rPr>
          <w:rFonts w:ascii="Calibri" w:hAnsi="Calibri"/>
          <w:lang w:val="en-US"/>
        </w:rPr>
        <w:t xml:space="preserve"> dataset (not on a layer)</w:t>
      </w:r>
    </w:p>
    <w:p w14:paraId="7BDBC3A5" w14:textId="77777777" w:rsidR="00760B64" w:rsidRDefault="0002504A" w:rsidP="002D3654">
      <w:pPr>
        <w:ind w:left="360" w:right="639" w:hanging="274"/>
        <w:rPr>
          <w:rFonts w:ascii="Calibri" w:hAnsi="Calibri"/>
          <w:lang w:val="en-US"/>
        </w:rPr>
      </w:pPr>
      <w:r>
        <w:rPr>
          <w:rFonts w:ascii="Calibri" w:hAnsi="Calibri"/>
          <w:lang w:val="en-US"/>
        </w:rPr>
        <w:t xml:space="preserve">8. </w:t>
      </w:r>
      <w:r w:rsidR="00760B64">
        <w:rPr>
          <w:rFonts w:ascii="Calibri" w:hAnsi="Calibri"/>
          <w:lang w:val="en-US"/>
        </w:rPr>
        <w:t xml:space="preserve">Go to </w:t>
      </w:r>
      <w:r w:rsidR="00760B64" w:rsidRPr="002808C1">
        <w:rPr>
          <w:rFonts w:ascii="Calibri" w:hAnsi="Calibri"/>
          <w:b/>
          <w:lang w:val="en-US"/>
        </w:rPr>
        <w:t>'New'</w:t>
      </w:r>
      <w:r w:rsidR="00760B64">
        <w:rPr>
          <w:rFonts w:ascii="Calibri" w:hAnsi="Calibri"/>
          <w:lang w:val="en-US"/>
        </w:rPr>
        <w:t xml:space="preserve"> -&gt; </w:t>
      </w:r>
      <w:r w:rsidR="00760B64" w:rsidRPr="002808C1">
        <w:rPr>
          <w:rFonts w:ascii="Calibri" w:hAnsi="Calibri"/>
          <w:b/>
          <w:lang w:val="en-US"/>
        </w:rPr>
        <w:t>'Geometric Network'</w:t>
      </w:r>
      <w:r w:rsidR="00760B64">
        <w:rPr>
          <w:rFonts w:ascii="Calibri" w:hAnsi="Calibri"/>
          <w:lang w:val="en-US"/>
        </w:rPr>
        <w:t xml:space="preserve">. You should see the Wizard Screen. </w:t>
      </w:r>
    </w:p>
    <w:p w14:paraId="38ED8741" w14:textId="77777777" w:rsidR="00760B64" w:rsidRDefault="00760B64" w:rsidP="00B67654">
      <w:pPr>
        <w:ind w:left="360" w:right="639" w:hanging="274"/>
        <w:rPr>
          <w:rFonts w:ascii="Calibri" w:hAnsi="Calibri"/>
          <w:lang w:val="en-US"/>
        </w:rPr>
      </w:pPr>
      <w:r>
        <w:rPr>
          <w:rFonts w:ascii="Calibri" w:hAnsi="Calibri"/>
          <w:noProof/>
        </w:rPr>
        <w:drawing>
          <wp:inline distT="0" distB="0" distL="0" distR="0" wp14:anchorId="6BE0808E" wp14:editId="1EB0B535">
            <wp:extent cx="4314825" cy="3790950"/>
            <wp:effectExtent l="19050" t="0" r="9525" b="0"/>
            <wp:docPr id="84" name="Picture 83" descr="geometricnetworkw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workwiz.JPG"/>
                    <pic:cNvPicPr/>
                  </pic:nvPicPr>
                  <pic:blipFill>
                    <a:blip r:embed="rId29"/>
                    <a:stretch>
                      <a:fillRect/>
                    </a:stretch>
                  </pic:blipFill>
                  <pic:spPr>
                    <a:xfrm>
                      <a:off x="0" y="0"/>
                      <a:ext cx="4314825" cy="3790950"/>
                    </a:xfrm>
                    <a:prstGeom prst="rect">
                      <a:avLst/>
                    </a:prstGeom>
                  </pic:spPr>
                </pic:pic>
              </a:graphicData>
            </a:graphic>
          </wp:inline>
        </w:drawing>
      </w:r>
    </w:p>
    <w:p w14:paraId="0B6A9B43" w14:textId="77777777" w:rsidR="00760B64" w:rsidRDefault="00760B64" w:rsidP="002D3654">
      <w:pPr>
        <w:ind w:left="360" w:right="639" w:hanging="274"/>
        <w:rPr>
          <w:rFonts w:ascii="Calibri" w:hAnsi="Calibri"/>
          <w:lang w:val="en-US"/>
        </w:rPr>
      </w:pPr>
    </w:p>
    <w:p w14:paraId="13D31A3B" w14:textId="77777777" w:rsidR="00760B64" w:rsidRDefault="0002504A" w:rsidP="002D3654">
      <w:pPr>
        <w:ind w:left="360" w:right="639" w:hanging="274"/>
        <w:rPr>
          <w:rFonts w:ascii="Calibri" w:hAnsi="Calibri"/>
          <w:lang w:val="en-US"/>
        </w:rPr>
      </w:pPr>
      <w:r>
        <w:rPr>
          <w:rFonts w:ascii="Calibri" w:hAnsi="Calibri"/>
          <w:lang w:val="en-US"/>
        </w:rPr>
        <w:t xml:space="preserve">9.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(accept defaults</w:t>
      </w:r>
      <w:r>
        <w:rPr>
          <w:rFonts w:ascii="Calibri" w:hAnsi="Calibri"/>
          <w:lang w:val="en-US"/>
        </w:rPr>
        <w:t>; FIPEX uses SIMPLE networks only, not COMPLEX</w:t>
      </w:r>
      <w:r w:rsidR="00760B64">
        <w:rPr>
          <w:rFonts w:ascii="Calibri" w:hAnsi="Calibri"/>
          <w:lang w:val="en-US"/>
        </w:rPr>
        <w:t xml:space="preserve">). </w:t>
      </w:r>
    </w:p>
    <w:p w14:paraId="24A20873" w14:textId="77777777" w:rsidR="00760B64" w:rsidRDefault="0002504A" w:rsidP="002D3654">
      <w:pPr>
        <w:ind w:left="360" w:right="639" w:hanging="274"/>
        <w:rPr>
          <w:rFonts w:ascii="Calibri" w:hAnsi="Calibri"/>
          <w:lang w:val="en-US"/>
        </w:rPr>
      </w:pPr>
      <w:r>
        <w:rPr>
          <w:rFonts w:ascii="Calibri" w:hAnsi="Calibri"/>
          <w:lang w:val="en-US"/>
        </w:rPr>
        <w:t xml:space="preserve">10. </w:t>
      </w:r>
      <w:r w:rsidR="00760B64">
        <w:rPr>
          <w:rFonts w:ascii="Calibri" w:hAnsi="Calibri"/>
          <w:lang w:val="en-US"/>
        </w:rPr>
        <w:t xml:space="preserve">Check all three layers.  </w:t>
      </w:r>
    </w:p>
    <w:p w14:paraId="772AF466" w14:textId="77777777" w:rsidR="00760B64" w:rsidRDefault="00760B64" w:rsidP="002D3654">
      <w:pPr>
        <w:ind w:left="360" w:right="639" w:hanging="274"/>
        <w:rPr>
          <w:rFonts w:ascii="Calibri" w:hAnsi="Calibri"/>
          <w:lang w:val="en-US"/>
        </w:rPr>
      </w:pPr>
    </w:p>
    <w:p w14:paraId="45EED7FA" w14:textId="77777777" w:rsidR="00760B64" w:rsidRDefault="00760B64" w:rsidP="00B67654">
      <w:pPr>
        <w:ind w:left="360" w:right="639" w:hanging="274"/>
        <w:rPr>
          <w:rFonts w:ascii="Calibri" w:hAnsi="Calibri"/>
          <w:lang w:val="en-US"/>
        </w:rPr>
      </w:pPr>
      <w:r>
        <w:rPr>
          <w:rFonts w:ascii="Calibri" w:hAnsi="Calibri"/>
          <w:noProof/>
        </w:rPr>
        <w:drawing>
          <wp:inline distT="0" distB="0" distL="0" distR="0" wp14:anchorId="7C248233" wp14:editId="1FA3D777">
            <wp:extent cx="4267200" cy="3676650"/>
            <wp:effectExtent l="19050" t="0" r="0" b="0"/>
            <wp:docPr id="85" name="Picture 84" descr="checksgeom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sgeomnet.JPG"/>
                    <pic:cNvPicPr/>
                  </pic:nvPicPr>
                  <pic:blipFill>
                    <a:blip r:embed="rId30"/>
                    <a:srcRect l="2183"/>
                    <a:stretch>
                      <a:fillRect/>
                    </a:stretch>
                  </pic:blipFill>
                  <pic:spPr>
                    <a:xfrm>
                      <a:off x="0" y="0"/>
                      <a:ext cx="4267200" cy="3676650"/>
                    </a:xfrm>
                    <a:prstGeom prst="rect">
                      <a:avLst/>
                    </a:prstGeom>
                  </pic:spPr>
                </pic:pic>
              </a:graphicData>
            </a:graphic>
          </wp:inline>
        </w:drawing>
      </w:r>
    </w:p>
    <w:p w14:paraId="76E07373" w14:textId="77777777" w:rsidR="00760B64" w:rsidRDefault="0002504A" w:rsidP="002D3654">
      <w:pPr>
        <w:ind w:left="360" w:right="639" w:hanging="274"/>
        <w:rPr>
          <w:rFonts w:ascii="Calibri" w:hAnsi="Calibri"/>
          <w:lang w:val="en-US"/>
        </w:rPr>
      </w:pPr>
      <w:r>
        <w:rPr>
          <w:rFonts w:ascii="Calibri" w:hAnsi="Calibri"/>
          <w:lang w:val="en-US"/>
        </w:rPr>
        <w:t xml:space="preserve">11. </w:t>
      </w:r>
      <w:r w:rsidR="00760B64">
        <w:rPr>
          <w:rFonts w:ascii="Calibri" w:hAnsi="Calibri"/>
          <w:lang w:val="en-US"/>
        </w:rPr>
        <w:t xml:space="preserve">Click </w:t>
      </w:r>
      <w:r w:rsidR="00760B64" w:rsidRPr="002808C1">
        <w:rPr>
          <w:rFonts w:ascii="Calibri" w:hAnsi="Calibri"/>
          <w:b/>
          <w:lang w:val="en-US"/>
        </w:rPr>
        <w:t>Next</w:t>
      </w:r>
    </w:p>
    <w:p w14:paraId="1BB9F69E" w14:textId="77777777" w:rsidR="00760B64" w:rsidRDefault="0002504A" w:rsidP="002D3654">
      <w:pPr>
        <w:ind w:left="360" w:right="639" w:hanging="274"/>
        <w:rPr>
          <w:rFonts w:ascii="Calibri" w:hAnsi="Calibri"/>
          <w:lang w:val="en-US"/>
        </w:rPr>
      </w:pPr>
      <w:r>
        <w:rPr>
          <w:rFonts w:ascii="Calibri" w:hAnsi="Calibri"/>
          <w:lang w:val="en-US"/>
        </w:rPr>
        <w:t xml:space="preserve">12.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(accept defaults)</w:t>
      </w:r>
      <w:r w:rsidR="001D0F13" w:rsidRPr="001D0F13">
        <w:rPr>
          <w:rFonts w:ascii="Calibri" w:hAnsi="Calibri"/>
          <w:lang w:val="en-US"/>
        </w:rPr>
        <w:t xml:space="preserve"> </w:t>
      </w:r>
    </w:p>
    <w:p w14:paraId="4836DE58" w14:textId="77777777" w:rsidR="00760B64" w:rsidRDefault="0002504A" w:rsidP="002D3654">
      <w:pPr>
        <w:ind w:left="360" w:right="639" w:hanging="274"/>
        <w:rPr>
          <w:rFonts w:ascii="Calibri" w:hAnsi="Calibri"/>
          <w:lang w:val="en-US"/>
        </w:rPr>
      </w:pPr>
      <w:r>
        <w:rPr>
          <w:rFonts w:ascii="Calibri" w:hAnsi="Calibri"/>
          <w:lang w:val="en-US"/>
        </w:rPr>
        <w:t xml:space="preserve">13. </w:t>
      </w:r>
      <w:r w:rsidR="00760B64">
        <w:rPr>
          <w:rFonts w:ascii="Calibri" w:hAnsi="Calibri"/>
          <w:lang w:val="en-US"/>
        </w:rPr>
        <w:t xml:space="preserve">Set the </w:t>
      </w:r>
      <w:r w:rsidR="002808C1" w:rsidRPr="002808C1">
        <w:rPr>
          <w:rFonts w:ascii="Calibri" w:hAnsi="Calibri"/>
          <w:b/>
          <w:lang w:val="en-US"/>
        </w:rPr>
        <w:t>'</w:t>
      </w:r>
      <w:r w:rsidR="00760B64" w:rsidRPr="002808C1">
        <w:rPr>
          <w:rFonts w:ascii="Calibri" w:hAnsi="Calibri"/>
          <w:b/>
          <w:lang w:val="en-US"/>
        </w:rPr>
        <w:t>RiverSinks</w:t>
      </w:r>
      <w:r w:rsidR="002808C1" w:rsidRPr="002808C1">
        <w:rPr>
          <w:rFonts w:ascii="Calibri" w:hAnsi="Calibri"/>
          <w:b/>
          <w:lang w:val="en-US"/>
        </w:rPr>
        <w:t>'</w:t>
      </w:r>
      <w:r w:rsidR="00760B64">
        <w:rPr>
          <w:rFonts w:ascii="Calibri" w:hAnsi="Calibri"/>
          <w:lang w:val="en-US"/>
        </w:rPr>
        <w:t xml:space="preserve"> layer as </w:t>
      </w:r>
      <w:r w:rsidR="00760B64" w:rsidRPr="002808C1">
        <w:rPr>
          <w:rFonts w:ascii="Calibri" w:hAnsi="Calibri"/>
          <w:b/>
          <w:lang w:val="en-US"/>
        </w:rPr>
        <w:t>'Sinks'</w:t>
      </w:r>
      <w:r w:rsidR="00760B64">
        <w:rPr>
          <w:rFonts w:ascii="Calibri" w:hAnsi="Calibri"/>
          <w:lang w:val="en-US"/>
        </w:rPr>
        <w:t>=Yes</w:t>
      </w:r>
    </w:p>
    <w:p w14:paraId="7BFCB2BA" w14:textId="77777777" w:rsidR="001D0F13" w:rsidRDefault="001D0F13" w:rsidP="002D3654">
      <w:pPr>
        <w:ind w:left="360" w:right="639" w:hanging="274"/>
        <w:rPr>
          <w:rFonts w:ascii="Calibri" w:hAnsi="Calibri"/>
          <w:lang w:val="en-US"/>
        </w:rPr>
      </w:pPr>
    </w:p>
    <w:p w14:paraId="286184D4" w14:textId="77777777" w:rsidR="00760B64" w:rsidRDefault="00760B64" w:rsidP="00B67654">
      <w:pPr>
        <w:ind w:left="360" w:right="639" w:hanging="274"/>
        <w:rPr>
          <w:rFonts w:ascii="Calibri" w:hAnsi="Calibri"/>
          <w:lang w:val="en-US"/>
        </w:rPr>
      </w:pPr>
      <w:r>
        <w:rPr>
          <w:rFonts w:ascii="Calibri" w:hAnsi="Calibri"/>
          <w:noProof/>
        </w:rPr>
        <w:drawing>
          <wp:inline distT="0" distB="0" distL="0" distR="0" wp14:anchorId="6B8DAA4C" wp14:editId="34CB1D0C">
            <wp:extent cx="4257675" cy="1781175"/>
            <wp:effectExtent l="19050" t="0" r="9525" b="0"/>
            <wp:docPr id="86" name="Picture 85" descr="geomsin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sinks.JPG"/>
                    <pic:cNvPicPr/>
                  </pic:nvPicPr>
                  <pic:blipFill>
                    <a:blip r:embed="rId31"/>
                    <a:stretch>
                      <a:fillRect/>
                    </a:stretch>
                  </pic:blipFill>
                  <pic:spPr>
                    <a:xfrm>
                      <a:off x="0" y="0"/>
                      <a:ext cx="4257675" cy="1781175"/>
                    </a:xfrm>
                    <a:prstGeom prst="rect">
                      <a:avLst/>
                    </a:prstGeom>
                  </pic:spPr>
                </pic:pic>
              </a:graphicData>
            </a:graphic>
          </wp:inline>
        </w:drawing>
      </w:r>
    </w:p>
    <w:p w14:paraId="40318B36" w14:textId="77777777" w:rsidR="00760B64" w:rsidRDefault="00760B64" w:rsidP="002D3654">
      <w:pPr>
        <w:ind w:left="360" w:right="639" w:hanging="274"/>
        <w:rPr>
          <w:rFonts w:ascii="Calibri" w:hAnsi="Calibri"/>
          <w:lang w:val="en-US"/>
        </w:rPr>
      </w:pPr>
    </w:p>
    <w:p w14:paraId="47B67A6C" w14:textId="77777777" w:rsidR="001D0F13" w:rsidRDefault="001D0F13" w:rsidP="002D3654">
      <w:pPr>
        <w:ind w:left="360" w:right="639" w:hanging="274"/>
        <w:rPr>
          <w:rFonts w:ascii="Calibri" w:hAnsi="Calibri"/>
          <w:lang w:val="en-US"/>
        </w:rPr>
      </w:pPr>
    </w:p>
    <w:bookmarkStart w:id="41" w:name="DFO_Maritimes_American_Eel_Dec_403059115"/>
    <w:bookmarkEnd w:id="41"/>
    <w:p w14:paraId="3E8358FA" w14:textId="22DB5B6A" w:rsidR="001D0F13" w:rsidRDefault="00A6703E" w:rsidP="002D3654">
      <w:pPr>
        <w:ind w:left="360" w:right="639" w:hanging="274"/>
        <w:rPr>
          <w:rFonts w:ascii="Calibri" w:hAnsi="Calibri"/>
          <w:lang w:val="en-US"/>
        </w:rPr>
      </w:pPr>
      <w:r>
        <w:rPr>
          <w:rFonts w:ascii="Calibri" w:hAnsi="Calibri"/>
          <w:noProof/>
          <w:lang w:val="en-US"/>
        </w:rPr>
        <mc:AlternateContent>
          <mc:Choice Requires="wps">
            <w:drawing>
              <wp:inline distT="0" distB="0" distL="0" distR="0" wp14:anchorId="244727B9" wp14:editId="6BDD4635">
                <wp:extent cx="5615940" cy="509270"/>
                <wp:effectExtent l="12065" t="12065" r="10795" b="12065"/>
                <wp:docPr id="78" name="Text Box 4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509270"/>
                        </a:xfrm>
                        <a:prstGeom prst="rect">
                          <a:avLst/>
                        </a:prstGeom>
                        <a:solidFill>
                          <a:schemeClr val="tx1">
                            <a:lumMod val="65000"/>
                            <a:lumOff val="35000"/>
                          </a:schemeClr>
                        </a:solidFill>
                        <a:ln w="9525">
                          <a:solidFill>
                            <a:srgbClr val="000000"/>
                          </a:solidFill>
                          <a:miter lim="800000"/>
                          <a:headEnd/>
                          <a:tailEnd/>
                        </a:ln>
                      </wps:spPr>
                      <wps:txbx>
                        <w:txbxContent>
                          <w:p w14:paraId="155F492A" w14:textId="77777777" w:rsidR="00386FF9" w:rsidRPr="000A743B" w:rsidRDefault="00386FF9" w:rsidP="001D0F1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sidRPr="0074232A">
                              <w:rPr>
                                <w:rFonts w:ascii="Calibri" w:hAnsi="Calibri"/>
                                <w:color w:val="FFFFFF" w:themeColor="background1"/>
                                <w:lang w:val="en-US"/>
                              </w:rPr>
                              <w:t xml:space="preserve">FIPEX </w:t>
                            </w:r>
                            <w:r>
                              <w:rPr>
                                <w:rFonts w:ascii="Calibri" w:hAnsi="Calibri"/>
                                <w:color w:val="FFFFFF" w:themeColor="background1"/>
                                <w:lang w:val="en-US"/>
                              </w:rPr>
                              <w:t xml:space="preserve">only uses SIMPLE junctions and edges.  Do not use complex junctions and edges.  </w:t>
                            </w:r>
                          </w:p>
                          <w:p w14:paraId="0386804A" w14:textId="77777777" w:rsidR="00386FF9" w:rsidRPr="000A743B" w:rsidRDefault="00386FF9" w:rsidP="001D0F13"/>
                        </w:txbxContent>
                      </wps:txbx>
                      <wps:bodyPr rot="0" vert="horz" wrap="square" lIns="91440" tIns="45720" rIns="91440" bIns="45720" anchor="t" anchorCtr="0" upright="1">
                        <a:noAutofit/>
                      </wps:bodyPr>
                    </wps:wsp>
                  </a:graphicData>
                </a:graphic>
              </wp:inline>
            </w:drawing>
          </mc:Choice>
          <mc:Fallback>
            <w:pict>
              <v:shape w14:anchorId="244727B9" id="Text Box 483" o:spid="_x0000_s1030" type="#_x0000_t202" style="width:442.2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" fillcolor="#5a5a5a [2109]">
                <v:textbox>
                  <w:txbxContent>
                    <w:p w14:paraId="155F492A" w14:textId="77777777" w:rsidR="00386FF9" w:rsidRPr="000A743B" w:rsidRDefault="00386FF9" w:rsidP="001D0F1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sidRPr="0074232A">
                        <w:rPr>
                          <w:rFonts w:ascii="Calibri" w:hAnsi="Calibri"/>
                          <w:color w:val="FFFFFF" w:themeColor="background1"/>
                          <w:lang w:val="en-US"/>
                        </w:rPr>
                        <w:t xml:space="preserve">FIPEX </w:t>
                      </w:r>
                      <w:r>
                        <w:rPr>
                          <w:rFonts w:ascii="Calibri" w:hAnsi="Calibri"/>
                          <w:color w:val="FFFFFF" w:themeColor="background1"/>
                          <w:lang w:val="en-US"/>
                        </w:rPr>
                        <w:t xml:space="preserve">only uses SIMPLE junctions and edges.  Do not use complex junctions and edges.  </w:t>
                      </w:r>
                    </w:p>
                    <w:p w14:paraId="0386804A" w14:textId="77777777" w:rsidR="00386FF9" w:rsidRPr="000A743B" w:rsidRDefault="00386FF9" w:rsidP="001D0F13"/>
                  </w:txbxContent>
                </v:textbox>
                <w10:anchorlock/>
              </v:shape>
            </w:pict>
          </mc:Fallback>
        </mc:AlternateContent>
      </w:r>
    </w:p>
    <w:p w14:paraId="4FF93D32" w14:textId="77777777" w:rsidR="001D0F13" w:rsidRDefault="001D0F13" w:rsidP="002D3654">
      <w:pPr>
        <w:ind w:left="360" w:right="639" w:hanging="274"/>
        <w:rPr>
          <w:rFonts w:ascii="Calibri" w:hAnsi="Calibri"/>
          <w:lang w:val="en-US"/>
        </w:rPr>
      </w:pPr>
    </w:p>
    <w:p w14:paraId="27AD80DB" w14:textId="77777777" w:rsidR="006E4DC7" w:rsidRDefault="0002504A" w:rsidP="002D3654">
      <w:pPr>
        <w:ind w:left="360" w:right="639" w:hanging="274"/>
        <w:rPr>
          <w:rFonts w:ascii="Calibri" w:hAnsi="Calibri"/>
          <w:lang w:val="en-US"/>
        </w:rPr>
      </w:pPr>
      <w:r>
        <w:rPr>
          <w:rFonts w:ascii="Calibri" w:hAnsi="Calibri"/>
          <w:lang w:val="en-US"/>
        </w:rPr>
        <w:t xml:space="preserve">14. </w:t>
      </w:r>
      <w:r w:rsidR="00760B64">
        <w:rPr>
          <w:rFonts w:ascii="Calibri" w:hAnsi="Calibri"/>
          <w:lang w:val="en-US"/>
        </w:rPr>
        <w:t xml:space="preserve">Click </w:t>
      </w:r>
      <w:r w:rsidR="00760B64" w:rsidRPr="002808C1">
        <w:rPr>
          <w:rFonts w:ascii="Calibri" w:hAnsi="Calibri"/>
          <w:b/>
          <w:lang w:val="en-US"/>
        </w:rPr>
        <w:t>Next</w:t>
      </w:r>
    </w:p>
    <w:p w14:paraId="4635154B" w14:textId="77777777" w:rsidR="00760B64" w:rsidRDefault="0002504A" w:rsidP="002D3654">
      <w:pPr>
        <w:ind w:left="360" w:right="639" w:hanging="274"/>
        <w:rPr>
          <w:rFonts w:ascii="Calibri" w:hAnsi="Calibri"/>
          <w:lang w:val="en-US"/>
        </w:rPr>
      </w:pPr>
      <w:r>
        <w:rPr>
          <w:rFonts w:ascii="Calibri" w:hAnsi="Calibri"/>
          <w:lang w:val="en-US"/>
        </w:rPr>
        <w:t xml:space="preserve">15.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(FIPEX does not use Network Weights)</w:t>
      </w:r>
    </w:p>
    <w:p w14:paraId="7D7EBFE0" w14:textId="77777777" w:rsidR="00760B64" w:rsidRDefault="0002504A" w:rsidP="002D3654">
      <w:pPr>
        <w:ind w:left="360" w:right="639" w:hanging="274"/>
        <w:rPr>
          <w:rFonts w:ascii="Calibri" w:hAnsi="Calibri"/>
          <w:lang w:val="en-US"/>
        </w:rPr>
      </w:pPr>
      <w:r>
        <w:rPr>
          <w:rFonts w:ascii="Calibri" w:hAnsi="Calibri"/>
          <w:lang w:val="en-US"/>
        </w:rPr>
        <w:lastRenderedPageBreak/>
        <w:t xml:space="preserve">16. </w:t>
      </w:r>
      <w:r w:rsidR="00760B64">
        <w:rPr>
          <w:rFonts w:ascii="Calibri" w:hAnsi="Calibri"/>
          <w:lang w:val="en-US"/>
        </w:rPr>
        <w:t xml:space="preserve">Click </w:t>
      </w:r>
      <w:r w:rsidR="00760B64" w:rsidRPr="002808C1">
        <w:rPr>
          <w:rFonts w:ascii="Calibri" w:hAnsi="Calibri"/>
          <w:b/>
          <w:lang w:val="en-US"/>
        </w:rPr>
        <w:t>F</w:t>
      </w:r>
      <w:r w:rsidRPr="002808C1">
        <w:rPr>
          <w:rFonts w:ascii="Calibri" w:hAnsi="Calibri"/>
          <w:b/>
          <w:lang w:val="en-US"/>
        </w:rPr>
        <w:t>inish</w:t>
      </w:r>
      <w:r>
        <w:rPr>
          <w:rFonts w:ascii="Calibri" w:hAnsi="Calibri"/>
          <w:lang w:val="en-US"/>
        </w:rPr>
        <w:t>.  The network should built</w:t>
      </w:r>
      <w:r w:rsidR="00760B64">
        <w:rPr>
          <w:rFonts w:ascii="Calibri" w:hAnsi="Calibri"/>
          <w:lang w:val="en-US"/>
        </w:rPr>
        <w:t xml:space="preserve">.  </w:t>
      </w:r>
      <w:r>
        <w:rPr>
          <w:rFonts w:ascii="Calibri" w:hAnsi="Calibri"/>
          <w:lang w:val="en-US"/>
        </w:rPr>
        <w:t xml:space="preserve">Notice that the geometric network wizard has built two additional layers: the 'junctions' layer, and a pseudo-layer called 'ForDemo_Net_Junctions.  </w:t>
      </w:r>
    </w:p>
    <w:p w14:paraId="0293E838" w14:textId="77777777" w:rsidR="00EA23C2" w:rsidRDefault="00EA23C2" w:rsidP="002D3654">
      <w:pPr>
        <w:ind w:left="360" w:right="639" w:hanging="274"/>
        <w:rPr>
          <w:rFonts w:ascii="Calibri" w:hAnsi="Calibri"/>
          <w:lang w:val="en-US"/>
        </w:rPr>
      </w:pPr>
    </w:p>
    <w:p w14:paraId="7F4058EC" w14:textId="3AD32C59" w:rsidR="002808C1" w:rsidRDefault="00A6703E" w:rsidP="002D3654">
      <w:pPr>
        <w:ind w:left="360" w:right="639" w:hanging="274"/>
        <w:rPr>
          <w:rFonts w:ascii="Calibri" w:hAnsi="Calibri"/>
          <w:lang w:val="en-US"/>
        </w:rPr>
      </w:pPr>
      <w:r>
        <w:rPr>
          <w:rFonts w:ascii="Calibri" w:hAnsi="Calibri"/>
          <w:noProof/>
          <w:lang w:val="en-US"/>
        </w:rPr>
        <mc:AlternateContent>
          <mc:Choice Requires="wps">
            <w:drawing>
              <wp:inline distT="0" distB="0" distL="0" distR="0" wp14:anchorId="1780CF7D" wp14:editId="64661226">
                <wp:extent cx="5907405" cy="2752725"/>
                <wp:effectExtent l="12065" t="6350" r="5080" b="12700"/>
                <wp:docPr id="77" name="Text Box 4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7405" cy="2752725"/>
                        </a:xfrm>
                        <a:prstGeom prst="rect">
                          <a:avLst/>
                        </a:prstGeom>
                        <a:solidFill>
                          <a:schemeClr val="tx1">
                            <a:lumMod val="65000"/>
                            <a:lumOff val="35000"/>
                          </a:schemeClr>
                        </a:solidFill>
                        <a:ln w="9525">
                          <a:solidFill>
                            <a:srgbClr val="000000"/>
                          </a:solidFill>
                          <a:miter lim="800000"/>
                          <a:headEnd/>
                          <a:tailEnd/>
                        </a:ln>
                      </wps:spPr>
                      <wps:txbx>
                        <w:txbxContent>
                          <w:p w14:paraId="0E50C084" w14:textId="77777777" w:rsidR="00386FF9" w:rsidRPr="00B671B0" w:rsidRDefault="00386FF9" w:rsidP="002808C1">
                            <w:pPr>
                              <w:ind w:left="360" w:right="639" w:hanging="274"/>
                              <w:rPr>
                                <w:rFonts w:ascii="Calibri" w:hAnsi="Calibri"/>
                                <w:color w:val="FFFFFF" w:themeColor="background1"/>
                                <w:lang w:val="en-US"/>
                              </w:rPr>
                            </w:pPr>
                            <w:r w:rsidRPr="00B671B0">
                              <w:rPr>
                                <w:rFonts w:ascii="Calibri" w:hAnsi="Calibri"/>
                                <w:color w:val="FFFFFF" w:themeColor="background1"/>
                                <w:lang w:val="en-US"/>
                              </w:rPr>
                              <w:t xml:space="preserve">NOTE: </w:t>
                            </w:r>
                          </w:p>
                          <w:p w14:paraId="61B44C22" w14:textId="31A51EDC" w:rsidR="00386FF9" w:rsidRPr="004D6A1A" w:rsidRDefault="00386FF9" w:rsidP="00B964A2">
                            <w:pPr>
                              <w:pStyle w:val="ListParagraph"/>
                              <w:numPr>
                                <w:ilvl w:val="0"/>
                                <w:numId w:val="10"/>
                              </w:numPr>
                              <w:ind w:right="639"/>
                              <w:rPr>
                                <w:rFonts w:ascii="Calibri" w:hAnsi="Calibri"/>
                                <w:color w:val="FFFFFF" w:themeColor="background1"/>
                                <w:lang w:val="en-US"/>
                              </w:rPr>
                            </w:pPr>
                            <w:r>
                              <w:rPr>
                                <w:rFonts w:ascii="Calibri" w:hAnsi="Calibri"/>
                                <w:color w:val="FFFFFF" w:themeColor="background1"/>
                                <w:lang w:val="en-US"/>
                              </w:rPr>
                              <w:t xml:space="preserve">Geometric Networks must be created within a ‘feature dataset’ within a geodatabase ('File' geodatabase is preferred). </w:t>
                            </w:r>
                          </w:p>
                          <w:p w14:paraId="4AF644F2" w14:textId="0B694CCF"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A geometric network cannot include layers from more than one </w:t>
                            </w:r>
                            <w:r>
                              <w:rPr>
                                <w:rFonts w:ascii="Calibri" w:hAnsi="Calibri"/>
                                <w:color w:val="FFFFFF" w:themeColor="background1"/>
                                <w:lang w:val="en-US"/>
                              </w:rPr>
                              <w:t xml:space="preserve">‘feature </w:t>
                            </w:r>
                            <w:r w:rsidRPr="00B671B0">
                              <w:rPr>
                                <w:rFonts w:ascii="Calibri" w:hAnsi="Calibri"/>
                                <w:color w:val="FFFFFF" w:themeColor="background1"/>
                                <w:lang w:val="en-US"/>
                              </w:rPr>
                              <w:t>dataset</w:t>
                            </w:r>
                            <w:r>
                              <w:rPr>
                                <w:rFonts w:ascii="Calibri" w:hAnsi="Calibri"/>
                                <w:color w:val="FFFFFF" w:themeColor="background1"/>
                                <w:lang w:val="en-US"/>
                              </w:rPr>
                              <w:t>’</w:t>
                            </w:r>
                            <w:r w:rsidRPr="00B671B0">
                              <w:rPr>
                                <w:rFonts w:ascii="Calibri" w:hAnsi="Calibri"/>
                                <w:color w:val="FFFFFF" w:themeColor="background1"/>
                                <w:lang w:val="en-US"/>
                              </w:rPr>
                              <w:t xml:space="preserve">.  </w:t>
                            </w:r>
                          </w:p>
                          <w:p w14:paraId="64BFCC35" w14:textId="50F925A7"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There may only be one geometric network per </w:t>
                            </w:r>
                            <w:r>
                              <w:rPr>
                                <w:rFonts w:ascii="Calibri" w:hAnsi="Calibri"/>
                                <w:color w:val="FFFFFF" w:themeColor="background1"/>
                                <w:lang w:val="en-US"/>
                              </w:rPr>
                              <w:t xml:space="preserve">‘feature </w:t>
                            </w:r>
                            <w:r w:rsidRPr="00B671B0">
                              <w:rPr>
                                <w:rFonts w:ascii="Calibri" w:hAnsi="Calibri"/>
                                <w:color w:val="FFFFFF" w:themeColor="background1"/>
                                <w:lang w:val="en-US"/>
                              </w:rPr>
                              <w:t>dataset</w:t>
                            </w:r>
                            <w:r>
                              <w:rPr>
                                <w:rFonts w:ascii="Calibri" w:hAnsi="Calibri"/>
                                <w:color w:val="FFFFFF" w:themeColor="background1"/>
                                <w:lang w:val="en-US"/>
                              </w:rPr>
                              <w:t>’</w:t>
                            </w:r>
                            <w:r w:rsidRPr="00B671B0">
                              <w:rPr>
                                <w:rFonts w:ascii="Calibri" w:hAnsi="Calibri"/>
                                <w:color w:val="FFFFFF" w:themeColor="background1"/>
                                <w:lang w:val="en-US"/>
                              </w:rPr>
                              <w:t xml:space="preserve">.  </w:t>
                            </w:r>
                          </w:p>
                          <w:p w14:paraId="2D09F45B" w14:textId="77777777"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One layer may not participate in more than one geometric network.  </w:t>
                            </w:r>
                          </w:p>
                          <w:p w14:paraId="71F01E7F" w14:textId="77777777"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Networks cannot have layers added to them after they are built - they must be rebuilt (deleted and rebuilt).  </w:t>
                            </w:r>
                          </w:p>
                          <w:p w14:paraId="23CEED5E" w14:textId="70252726" w:rsidR="00386FF9" w:rsidRDefault="00386FF9" w:rsidP="00B964A2">
                            <w:pPr>
                              <w:pStyle w:val="ListParagraph"/>
                              <w:numPr>
                                <w:ilvl w:val="0"/>
                                <w:numId w:val="10"/>
                              </w:numPr>
                              <w:ind w:right="639"/>
                              <w:rPr>
                                <w:rFonts w:ascii="Calibri" w:hAnsi="Calibri"/>
                                <w:color w:val="FFFFFF" w:themeColor="background1"/>
                                <w:lang w:val="en-US"/>
                              </w:rPr>
                            </w:pPr>
                            <w:r>
                              <w:rPr>
                                <w:rFonts w:ascii="Calibri" w:hAnsi="Calibri"/>
                                <w:color w:val="FFFFFF" w:themeColor="background1"/>
                                <w:lang w:val="en-US"/>
                              </w:rPr>
                              <w:t>During</w:t>
                            </w:r>
                            <w:r w:rsidRPr="00B671B0">
                              <w:rPr>
                                <w:rFonts w:ascii="Calibri" w:hAnsi="Calibri"/>
                                <w:color w:val="FFFFFF" w:themeColor="background1"/>
                                <w:lang w:val="en-US"/>
                              </w:rPr>
                              <w:t xml:space="preserve"> network creation, points can be snapped to lines and vice versa, using topological rules set for the dataset -- but this is not recommended; it is recommended the </w:t>
                            </w:r>
                            <w:r>
                              <w:rPr>
                                <w:rFonts w:ascii="Calibri" w:hAnsi="Calibri"/>
                                <w:color w:val="FFFFFF" w:themeColor="background1"/>
                                <w:lang w:val="en-US"/>
                              </w:rPr>
                              <w:t>points</w:t>
                            </w:r>
                            <w:r w:rsidRPr="00B671B0">
                              <w:rPr>
                                <w:rFonts w:ascii="Calibri" w:hAnsi="Calibri"/>
                                <w:color w:val="FFFFFF" w:themeColor="background1"/>
                                <w:lang w:val="en-US"/>
                              </w:rPr>
                              <w:t xml:space="preserve"> are </w:t>
                            </w:r>
                            <w:r>
                              <w:rPr>
                                <w:rFonts w:ascii="Calibri" w:hAnsi="Calibri"/>
                                <w:color w:val="FFFFFF" w:themeColor="background1"/>
                                <w:lang w:val="en-US"/>
                              </w:rPr>
                              <w:t xml:space="preserve">snapped </w:t>
                            </w:r>
                            <w:r w:rsidRPr="00B671B0">
                              <w:rPr>
                                <w:rFonts w:ascii="Calibri" w:hAnsi="Calibri"/>
                                <w:color w:val="FFFFFF" w:themeColor="background1"/>
                                <w:lang w:val="en-US"/>
                              </w:rPr>
                              <w:t xml:space="preserve">beforehand.  </w:t>
                            </w:r>
                          </w:p>
                          <w:p w14:paraId="259F4959" w14:textId="77777777" w:rsidR="00386FF9" w:rsidRPr="00B671B0" w:rsidRDefault="00386FF9" w:rsidP="002808C1">
                            <w:pPr>
                              <w:ind w:left="86" w:right="639"/>
                              <w:rPr>
                                <w:rFonts w:ascii="Calibri" w:hAnsi="Calibri"/>
                                <w:color w:val="FFFFFF" w:themeColor="background1"/>
                              </w:rPr>
                            </w:pPr>
                            <w:r w:rsidRPr="00B671B0">
                              <w:rPr>
                                <w:rFonts w:ascii="Calibri" w:hAnsi="Calibri"/>
                                <w:color w:val="FFFFFF" w:themeColor="background1"/>
                                <w:lang w:val="en-US"/>
                              </w:rPr>
                              <w:t xml:space="preserve">For more information on geometric networks visit </w:t>
                            </w:r>
                          </w:p>
                          <w:p w14:paraId="6CF79555" w14:textId="6695C18C" w:rsidR="00386FF9" w:rsidRPr="00C57CCA" w:rsidRDefault="00386FF9" w:rsidP="004D6A1A">
                            <w:pPr>
                              <w:ind w:left="86" w:right="639"/>
                              <w:rPr>
                                <w:rFonts w:ascii="Calibri" w:hAnsi="Calibri"/>
                                <w:color w:val="FFFFFF" w:themeColor="background1"/>
                              </w:rPr>
                            </w:pPr>
                            <w:r w:rsidRPr="00B671B0">
                              <w:rPr>
                                <w:rFonts w:ascii="Calibri" w:hAnsi="Calibri"/>
                                <w:color w:val="FFFFFF" w:themeColor="background1"/>
                              </w:rPr>
                              <w:t>http://resources.arcgis.com/en/help/main/10.1/index.html#//002r00000008000000</w:t>
                            </w:r>
                          </w:p>
                        </w:txbxContent>
                      </wps:txbx>
                      <wps:bodyPr rot="0" vert="horz" wrap="square" lIns="91440" tIns="45720" rIns="91440" bIns="45720" anchor="t" anchorCtr="0" upright="1">
                        <a:noAutofit/>
                      </wps:bodyPr>
                    </wps:wsp>
                  </a:graphicData>
                </a:graphic>
              </wp:inline>
            </w:drawing>
          </mc:Choice>
          <mc:Fallback>
            <w:pict>
              <v:shape w14:anchorId="1780CF7D" id="Text Box 482" o:spid="_x0000_s1031" type="#_x0000_t202" style="width:465.15pt;height:21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" fillcolor="#5a5a5a [2109]">
                <v:textbox>
                  <w:txbxContent>
                    <w:p w14:paraId="0E50C084" w14:textId="77777777" w:rsidR="00386FF9" w:rsidRPr="00B671B0" w:rsidRDefault="00386FF9" w:rsidP="002808C1">
                      <w:pPr>
                        <w:ind w:left="360" w:right="639" w:hanging="274"/>
                        <w:rPr>
                          <w:rFonts w:ascii="Calibri" w:hAnsi="Calibri"/>
                          <w:color w:val="FFFFFF" w:themeColor="background1"/>
                          <w:lang w:val="en-US"/>
                        </w:rPr>
                      </w:pPr>
                      <w:r w:rsidRPr="00B671B0">
                        <w:rPr>
                          <w:rFonts w:ascii="Calibri" w:hAnsi="Calibri"/>
                          <w:color w:val="FFFFFF" w:themeColor="background1"/>
                          <w:lang w:val="en-US"/>
                        </w:rPr>
                        <w:t xml:space="preserve">NOTE: </w:t>
                      </w:r>
                    </w:p>
                    <w:p w14:paraId="61B44C22" w14:textId="31A51EDC" w:rsidR="00386FF9" w:rsidRPr="004D6A1A" w:rsidRDefault="00386FF9" w:rsidP="00B964A2">
                      <w:pPr>
                        <w:pStyle w:val="ListParagraph"/>
                        <w:numPr>
                          <w:ilvl w:val="0"/>
                          <w:numId w:val="10"/>
                        </w:numPr>
                        <w:ind w:right="639"/>
                        <w:rPr>
                          <w:rFonts w:ascii="Calibri" w:hAnsi="Calibri"/>
                          <w:color w:val="FFFFFF" w:themeColor="background1"/>
                          <w:lang w:val="en-US"/>
                        </w:rPr>
                      </w:pPr>
                      <w:r>
                        <w:rPr>
                          <w:rFonts w:ascii="Calibri" w:hAnsi="Calibri"/>
                          <w:color w:val="FFFFFF" w:themeColor="background1"/>
                          <w:lang w:val="en-US"/>
                        </w:rPr>
                        <w:t xml:space="preserve">Geometric Networks must be created within a ‘feature dataset’ within a geodatabase ('File' geodatabase is preferred). </w:t>
                      </w:r>
                    </w:p>
                    <w:p w14:paraId="4AF644F2" w14:textId="0B694CCF"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A geometric network cannot include layers from more than one </w:t>
                      </w:r>
                      <w:r>
                        <w:rPr>
                          <w:rFonts w:ascii="Calibri" w:hAnsi="Calibri"/>
                          <w:color w:val="FFFFFF" w:themeColor="background1"/>
                          <w:lang w:val="en-US"/>
                        </w:rPr>
                        <w:t xml:space="preserve">‘feature </w:t>
                      </w:r>
                      <w:r w:rsidRPr="00B671B0">
                        <w:rPr>
                          <w:rFonts w:ascii="Calibri" w:hAnsi="Calibri"/>
                          <w:color w:val="FFFFFF" w:themeColor="background1"/>
                          <w:lang w:val="en-US"/>
                        </w:rPr>
                        <w:t>dataset</w:t>
                      </w:r>
                      <w:r>
                        <w:rPr>
                          <w:rFonts w:ascii="Calibri" w:hAnsi="Calibri"/>
                          <w:color w:val="FFFFFF" w:themeColor="background1"/>
                          <w:lang w:val="en-US"/>
                        </w:rPr>
                        <w:t>’</w:t>
                      </w:r>
                      <w:r w:rsidRPr="00B671B0">
                        <w:rPr>
                          <w:rFonts w:ascii="Calibri" w:hAnsi="Calibri"/>
                          <w:color w:val="FFFFFF" w:themeColor="background1"/>
                          <w:lang w:val="en-US"/>
                        </w:rPr>
                        <w:t xml:space="preserve">.  </w:t>
                      </w:r>
                    </w:p>
                    <w:p w14:paraId="64BFCC35" w14:textId="50F925A7"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There may only be one geometric network per </w:t>
                      </w:r>
                      <w:r>
                        <w:rPr>
                          <w:rFonts w:ascii="Calibri" w:hAnsi="Calibri"/>
                          <w:color w:val="FFFFFF" w:themeColor="background1"/>
                          <w:lang w:val="en-US"/>
                        </w:rPr>
                        <w:t xml:space="preserve">‘feature </w:t>
                      </w:r>
                      <w:r w:rsidRPr="00B671B0">
                        <w:rPr>
                          <w:rFonts w:ascii="Calibri" w:hAnsi="Calibri"/>
                          <w:color w:val="FFFFFF" w:themeColor="background1"/>
                          <w:lang w:val="en-US"/>
                        </w:rPr>
                        <w:t>dataset</w:t>
                      </w:r>
                      <w:r>
                        <w:rPr>
                          <w:rFonts w:ascii="Calibri" w:hAnsi="Calibri"/>
                          <w:color w:val="FFFFFF" w:themeColor="background1"/>
                          <w:lang w:val="en-US"/>
                        </w:rPr>
                        <w:t>’</w:t>
                      </w:r>
                      <w:r w:rsidRPr="00B671B0">
                        <w:rPr>
                          <w:rFonts w:ascii="Calibri" w:hAnsi="Calibri"/>
                          <w:color w:val="FFFFFF" w:themeColor="background1"/>
                          <w:lang w:val="en-US"/>
                        </w:rPr>
                        <w:t xml:space="preserve">.  </w:t>
                      </w:r>
                    </w:p>
                    <w:p w14:paraId="2D09F45B" w14:textId="77777777"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One layer may not participate in more than one geometric network.  </w:t>
                      </w:r>
                    </w:p>
                    <w:p w14:paraId="71F01E7F" w14:textId="77777777"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Networks cannot have layers added to them after they are built - they must be rebuilt (deleted and rebuilt).  </w:t>
                      </w:r>
                    </w:p>
                    <w:p w14:paraId="23CEED5E" w14:textId="70252726" w:rsidR="00386FF9" w:rsidRDefault="00386FF9" w:rsidP="00B964A2">
                      <w:pPr>
                        <w:pStyle w:val="ListParagraph"/>
                        <w:numPr>
                          <w:ilvl w:val="0"/>
                          <w:numId w:val="10"/>
                        </w:numPr>
                        <w:ind w:right="639"/>
                        <w:rPr>
                          <w:rFonts w:ascii="Calibri" w:hAnsi="Calibri"/>
                          <w:color w:val="FFFFFF" w:themeColor="background1"/>
                          <w:lang w:val="en-US"/>
                        </w:rPr>
                      </w:pPr>
                      <w:r>
                        <w:rPr>
                          <w:rFonts w:ascii="Calibri" w:hAnsi="Calibri"/>
                          <w:color w:val="FFFFFF" w:themeColor="background1"/>
                          <w:lang w:val="en-US"/>
                        </w:rPr>
                        <w:t>During</w:t>
                      </w:r>
                      <w:r w:rsidRPr="00B671B0">
                        <w:rPr>
                          <w:rFonts w:ascii="Calibri" w:hAnsi="Calibri"/>
                          <w:color w:val="FFFFFF" w:themeColor="background1"/>
                          <w:lang w:val="en-US"/>
                        </w:rPr>
                        <w:t xml:space="preserve"> network creation, points can be snapped to lines and vice versa, using topological rules set for the dataset -- but this is not recommended; it is recommended the </w:t>
                      </w:r>
                      <w:r>
                        <w:rPr>
                          <w:rFonts w:ascii="Calibri" w:hAnsi="Calibri"/>
                          <w:color w:val="FFFFFF" w:themeColor="background1"/>
                          <w:lang w:val="en-US"/>
                        </w:rPr>
                        <w:t>points</w:t>
                      </w:r>
                      <w:r w:rsidRPr="00B671B0">
                        <w:rPr>
                          <w:rFonts w:ascii="Calibri" w:hAnsi="Calibri"/>
                          <w:color w:val="FFFFFF" w:themeColor="background1"/>
                          <w:lang w:val="en-US"/>
                        </w:rPr>
                        <w:t xml:space="preserve"> are </w:t>
                      </w:r>
                      <w:r>
                        <w:rPr>
                          <w:rFonts w:ascii="Calibri" w:hAnsi="Calibri"/>
                          <w:color w:val="FFFFFF" w:themeColor="background1"/>
                          <w:lang w:val="en-US"/>
                        </w:rPr>
                        <w:t xml:space="preserve">snapped </w:t>
                      </w:r>
                      <w:r w:rsidRPr="00B671B0">
                        <w:rPr>
                          <w:rFonts w:ascii="Calibri" w:hAnsi="Calibri"/>
                          <w:color w:val="FFFFFF" w:themeColor="background1"/>
                          <w:lang w:val="en-US"/>
                        </w:rPr>
                        <w:t xml:space="preserve">beforehand.  </w:t>
                      </w:r>
                    </w:p>
                    <w:p w14:paraId="259F4959" w14:textId="77777777" w:rsidR="00386FF9" w:rsidRPr="00B671B0" w:rsidRDefault="00386FF9" w:rsidP="002808C1">
                      <w:pPr>
                        <w:ind w:left="86" w:right="639"/>
                        <w:rPr>
                          <w:rFonts w:ascii="Calibri" w:hAnsi="Calibri"/>
                          <w:color w:val="FFFFFF" w:themeColor="background1"/>
                        </w:rPr>
                      </w:pPr>
                      <w:r w:rsidRPr="00B671B0">
                        <w:rPr>
                          <w:rFonts w:ascii="Calibri" w:hAnsi="Calibri"/>
                          <w:color w:val="FFFFFF" w:themeColor="background1"/>
                          <w:lang w:val="en-US"/>
                        </w:rPr>
                        <w:t xml:space="preserve">For more information on geometric networks visit </w:t>
                      </w:r>
                    </w:p>
                    <w:p w14:paraId="6CF79555" w14:textId="6695C18C" w:rsidR="00386FF9" w:rsidRPr="00C57CCA" w:rsidRDefault="00386FF9" w:rsidP="004D6A1A">
                      <w:pPr>
                        <w:ind w:left="86" w:right="639"/>
                        <w:rPr>
                          <w:rFonts w:ascii="Calibri" w:hAnsi="Calibri"/>
                          <w:color w:val="FFFFFF" w:themeColor="background1"/>
                        </w:rPr>
                      </w:pPr>
                      <w:r w:rsidRPr="00B671B0">
                        <w:rPr>
                          <w:rFonts w:ascii="Calibri" w:hAnsi="Calibri"/>
                          <w:color w:val="FFFFFF" w:themeColor="background1"/>
                        </w:rPr>
                        <w:t>http://resources.arcgis.com/en/help/main/10.1/index.html#//002r00000008000000</w:t>
                      </w:r>
                    </w:p>
                  </w:txbxContent>
                </v:textbox>
                <w10:anchorlock/>
              </v:shape>
            </w:pict>
          </mc:Fallback>
        </mc:AlternateContent>
      </w:r>
    </w:p>
    <w:p w14:paraId="62A058DC" w14:textId="77777777" w:rsidR="00C57CCA" w:rsidRDefault="00C57CCA" w:rsidP="002D3654">
      <w:pPr>
        <w:ind w:left="360" w:right="639" w:hanging="274"/>
        <w:rPr>
          <w:rFonts w:ascii="Calibri" w:hAnsi="Calibri"/>
          <w:lang w:val="en-US"/>
        </w:rPr>
      </w:pPr>
    </w:p>
    <w:p w14:paraId="3C7DDBE5" w14:textId="77777777" w:rsidR="0094230D" w:rsidRDefault="00B671B0" w:rsidP="002D3654">
      <w:pPr>
        <w:ind w:left="360" w:right="639" w:hanging="274"/>
        <w:rPr>
          <w:rFonts w:ascii="Calibri" w:hAnsi="Calibri"/>
          <w:lang w:val="en-US"/>
        </w:rPr>
      </w:pPr>
      <w:r>
        <w:rPr>
          <w:rFonts w:ascii="Calibri" w:hAnsi="Calibri"/>
          <w:lang w:val="en-US"/>
        </w:rPr>
        <w:t xml:space="preserve">17. </w:t>
      </w:r>
      <w:r w:rsidR="0002504A">
        <w:rPr>
          <w:rFonts w:ascii="Calibri" w:hAnsi="Calibri"/>
          <w:lang w:val="en-US"/>
        </w:rPr>
        <w:t xml:space="preserve">Open </w:t>
      </w:r>
      <w:r w:rsidR="0002504A" w:rsidRPr="002808C1">
        <w:rPr>
          <w:rFonts w:ascii="Calibri" w:hAnsi="Calibri"/>
          <w:b/>
          <w:lang w:val="en-US"/>
        </w:rPr>
        <w:t>ArcMap</w:t>
      </w:r>
      <w:r w:rsidR="0002504A">
        <w:rPr>
          <w:rFonts w:ascii="Calibri" w:hAnsi="Calibri"/>
          <w:lang w:val="en-US"/>
        </w:rPr>
        <w:t xml:space="preserve">.  Open the FIPEX_InstallDoc.mxd document.  </w:t>
      </w:r>
    </w:p>
    <w:p w14:paraId="4369B037" w14:textId="77777777" w:rsidR="00B671B0" w:rsidRDefault="00B671B0" w:rsidP="002D3654">
      <w:pPr>
        <w:ind w:left="360" w:right="639" w:hanging="274"/>
        <w:rPr>
          <w:rFonts w:ascii="Calibri" w:hAnsi="Calibri"/>
          <w:lang w:val="en-US"/>
        </w:rPr>
      </w:pPr>
      <w:r>
        <w:rPr>
          <w:rFonts w:ascii="Calibri" w:hAnsi="Calibri"/>
          <w:lang w:val="en-US"/>
        </w:rPr>
        <w:t xml:space="preserve">18. </w:t>
      </w:r>
      <w:r w:rsidR="0002504A">
        <w:rPr>
          <w:rFonts w:ascii="Calibri" w:hAnsi="Calibri"/>
          <w:lang w:val="en-US"/>
        </w:rPr>
        <w:t>You should see the three layers: RiverSinks, RiverDams, RiverLines</w:t>
      </w:r>
      <w:r>
        <w:rPr>
          <w:rFonts w:ascii="Calibri" w:hAnsi="Calibri"/>
          <w:lang w:val="en-US"/>
        </w:rPr>
        <w:t xml:space="preserve">.  These layers now participate in the geometric network, 'ForDemo_Net_Junctions', so the FIPEX Toolbar is now active.  The Utility Network Analyst Toolbar should also should the 'ForDemo_Net' network active.  </w:t>
      </w:r>
    </w:p>
    <w:p w14:paraId="489A0785" w14:textId="77777777" w:rsidR="00F06826" w:rsidRDefault="002330D3" w:rsidP="00B67654">
      <w:pPr>
        <w:ind w:left="360" w:right="639" w:hanging="274"/>
        <w:rPr>
          <w:rFonts w:ascii="Calibri" w:hAnsi="Calibri"/>
          <w:lang w:val="en-US"/>
        </w:rPr>
      </w:pPr>
      <w:r>
        <w:rPr>
          <w:rFonts w:ascii="Calibri" w:hAnsi="Calibri"/>
          <w:noProof/>
        </w:rPr>
        <w:drawing>
          <wp:inline distT="0" distB="0" distL="0" distR="0" wp14:anchorId="43A4A508" wp14:editId="1E5C0DB5">
            <wp:extent cx="3305175" cy="3057525"/>
            <wp:effectExtent l="19050" t="0" r="9525" b="0"/>
            <wp:docPr id="1" name="Picture 0" descr="network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demo.JPG"/>
                    <pic:cNvPicPr/>
                  </pic:nvPicPr>
                  <pic:blipFill>
                    <a:blip r:embed="rId32"/>
                    <a:stretch>
                      <a:fillRect/>
                    </a:stretch>
                  </pic:blipFill>
                  <pic:spPr>
                    <a:xfrm>
                      <a:off x="0" y="0"/>
                      <a:ext cx="3305175" cy="3057525"/>
                    </a:xfrm>
                    <a:prstGeom prst="rect">
                      <a:avLst/>
                    </a:prstGeom>
                  </pic:spPr>
                </pic:pic>
              </a:graphicData>
            </a:graphic>
          </wp:inline>
        </w:drawing>
      </w:r>
    </w:p>
    <w:p w14:paraId="581F557A" w14:textId="77777777" w:rsidR="00F06826" w:rsidRDefault="006319E3" w:rsidP="002D3654">
      <w:pPr>
        <w:ind w:left="360" w:right="639" w:hanging="274"/>
        <w:rPr>
          <w:rFonts w:ascii="Calibri" w:hAnsi="Calibri"/>
          <w:lang w:val="en-US"/>
        </w:rPr>
      </w:pPr>
      <w:r>
        <w:rPr>
          <w:rFonts w:ascii="Calibri" w:hAnsi="Calibri"/>
          <w:lang w:val="en-US"/>
        </w:rPr>
        <w:t xml:space="preserve">19. </w:t>
      </w:r>
      <w:r w:rsidR="00F06826">
        <w:rPr>
          <w:rFonts w:ascii="Calibri" w:hAnsi="Calibri"/>
          <w:lang w:val="en-US"/>
        </w:rPr>
        <w:t xml:space="preserve">Go to the FIPEX toolbar, </w:t>
      </w:r>
      <w:r w:rsidR="00F06826" w:rsidRPr="002808C1">
        <w:rPr>
          <w:rFonts w:ascii="Calibri" w:hAnsi="Calibri"/>
          <w:b/>
          <w:lang w:val="en-US"/>
        </w:rPr>
        <w:t>'Menu'</w:t>
      </w:r>
      <w:r w:rsidR="00F06826">
        <w:rPr>
          <w:rFonts w:ascii="Calibri" w:hAnsi="Calibri"/>
          <w:lang w:val="en-US"/>
        </w:rPr>
        <w:t xml:space="preserve"> -&gt; </w:t>
      </w:r>
      <w:r w:rsidR="00F06826" w:rsidRPr="002808C1">
        <w:rPr>
          <w:rFonts w:ascii="Calibri" w:hAnsi="Calibri"/>
          <w:b/>
          <w:lang w:val="en-US"/>
        </w:rPr>
        <w:t>'Display Arrows'</w:t>
      </w:r>
      <w:r w:rsidR="00F06826">
        <w:rPr>
          <w:rFonts w:ascii="Calibri" w:hAnsi="Calibri"/>
          <w:lang w:val="en-US"/>
        </w:rPr>
        <w:t xml:space="preserve">.  Notice black circles positioned mid-line denote indeterminate flow.  In a newly created geometric network this is normal. </w:t>
      </w:r>
    </w:p>
    <w:p w14:paraId="451F1332" w14:textId="77777777" w:rsidR="00B671B0" w:rsidRDefault="006319E3" w:rsidP="002D3654">
      <w:pPr>
        <w:ind w:left="360" w:right="639" w:hanging="274"/>
        <w:rPr>
          <w:rFonts w:ascii="Calibri" w:hAnsi="Calibri"/>
          <w:lang w:val="en-US"/>
        </w:rPr>
      </w:pPr>
      <w:r>
        <w:rPr>
          <w:rFonts w:ascii="Calibri" w:hAnsi="Calibri"/>
          <w:lang w:val="en-US"/>
        </w:rPr>
        <w:lastRenderedPageBreak/>
        <w:t xml:space="preserve">20. </w:t>
      </w:r>
      <w:r w:rsidR="00B671B0">
        <w:rPr>
          <w:rFonts w:ascii="Calibri" w:hAnsi="Calibri"/>
          <w:lang w:val="en-US"/>
        </w:rPr>
        <w:t xml:space="preserve">Set the 'flow direction' of the geometric network.  You will have to start an edit session to do this.  In the 'List by Drawing Order' view of the Table of Contents, right-click any one of the layers and click </w:t>
      </w:r>
      <w:r w:rsidR="00B671B0" w:rsidRPr="002808C1">
        <w:rPr>
          <w:rFonts w:ascii="Calibri" w:hAnsi="Calibri"/>
          <w:b/>
          <w:lang w:val="en-US"/>
        </w:rPr>
        <w:t>'Edit Features'</w:t>
      </w:r>
      <w:r w:rsidR="00B671B0">
        <w:rPr>
          <w:rFonts w:ascii="Calibri" w:hAnsi="Calibri"/>
          <w:lang w:val="en-US"/>
        </w:rPr>
        <w:t xml:space="preserve"> -&gt; </w:t>
      </w:r>
      <w:r w:rsidR="00B671B0" w:rsidRPr="002808C1">
        <w:rPr>
          <w:rFonts w:ascii="Calibri" w:hAnsi="Calibri"/>
          <w:b/>
          <w:lang w:val="en-US"/>
        </w:rPr>
        <w:t>'Start Editing'</w:t>
      </w:r>
      <w:r w:rsidR="00B671B0">
        <w:rPr>
          <w:rFonts w:ascii="Calibri" w:hAnsi="Calibri"/>
          <w:lang w:val="en-US"/>
        </w:rPr>
        <w:t xml:space="preserve"> </w:t>
      </w:r>
    </w:p>
    <w:p w14:paraId="543031E4" w14:textId="77777777" w:rsidR="00B671B0" w:rsidRDefault="006319E3" w:rsidP="00B67654">
      <w:pPr>
        <w:spacing w:after="120"/>
        <w:ind w:left="357" w:right="641" w:hanging="272"/>
        <w:rPr>
          <w:rFonts w:ascii="Calibri" w:hAnsi="Calibri"/>
          <w:lang w:val="en-US"/>
        </w:rPr>
      </w:pPr>
      <w:r>
        <w:rPr>
          <w:rFonts w:ascii="Calibri" w:hAnsi="Calibri"/>
          <w:lang w:val="en-US"/>
        </w:rPr>
        <w:t xml:space="preserve">21. </w:t>
      </w:r>
      <w:r w:rsidR="00B671B0">
        <w:rPr>
          <w:rFonts w:ascii="Calibri" w:hAnsi="Calibri"/>
          <w:lang w:val="en-US"/>
        </w:rPr>
        <w:t xml:space="preserve">The </w:t>
      </w:r>
      <w:r w:rsidR="00B671B0" w:rsidRPr="002808C1">
        <w:rPr>
          <w:rFonts w:ascii="Calibri" w:hAnsi="Calibri"/>
          <w:b/>
          <w:lang w:val="en-US"/>
        </w:rPr>
        <w:t>'flow direction'</w:t>
      </w:r>
      <w:r w:rsidR="00B671B0">
        <w:rPr>
          <w:rFonts w:ascii="Calibri" w:hAnsi="Calibri"/>
          <w:lang w:val="en-US"/>
        </w:rPr>
        <w:t xml:space="preserve"> is set using the </w:t>
      </w:r>
      <w:r w:rsidR="00B671B0" w:rsidRPr="002808C1">
        <w:rPr>
          <w:rFonts w:ascii="Calibri" w:hAnsi="Calibri"/>
          <w:b/>
          <w:lang w:val="en-US"/>
        </w:rPr>
        <w:t>Utility Network Analyst Toolbar</w:t>
      </w:r>
      <w:r w:rsidR="00B671B0">
        <w:rPr>
          <w:rFonts w:ascii="Calibri" w:hAnsi="Calibri"/>
          <w:lang w:val="en-US"/>
        </w:rPr>
        <w:t xml:space="preserve">.  The </w:t>
      </w:r>
      <w:r w:rsidR="00B671B0" w:rsidRPr="002808C1">
        <w:rPr>
          <w:rFonts w:ascii="Calibri" w:hAnsi="Calibri"/>
          <w:b/>
          <w:lang w:val="en-US"/>
        </w:rPr>
        <w:t>'Set Flow Direction</w:t>
      </w:r>
      <w:r w:rsidR="00B671B0">
        <w:rPr>
          <w:rFonts w:ascii="Calibri" w:hAnsi="Calibri"/>
          <w:lang w:val="en-US"/>
        </w:rPr>
        <w:t xml:space="preserve">' button should now be active.  </w:t>
      </w:r>
      <w:r w:rsidR="00F06826">
        <w:rPr>
          <w:rFonts w:ascii="Calibri" w:hAnsi="Calibri"/>
          <w:lang w:val="en-US"/>
        </w:rPr>
        <w:t xml:space="preserve">Click this button. </w:t>
      </w:r>
    </w:p>
    <w:p w14:paraId="57F6D1AA" w14:textId="77777777" w:rsidR="00B671B0" w:rsidRDefault="00B671B0" w:rsidP="00B67654">
      <w:pPr>
        <w:ind w:left="360" w:right="639" w:hanging="274"/>
        <w:rPr>
          <w:rFonts w:ascii="Calibri" w:hAnsi="Calibri"/>
          <w:lang w:val="en-US"/>
        </w:rPr>
      </w:pPr>
      <w:r>
        <w:rPr>
          <w:rFonts w:ascii="Calibri" w:hAnsi="Calibri"/>
          <w:noProof/>
        </w:rPr>
        <w:drawing>
          <wp:inline distT="0" distB="0" distL="0" distR="0" wp14:anchorId="4C869E83" wp14:editId="637BE58C">
            <wp:extent cx="1181100" cy="542925"/>
            <wp:effectExtent l="19050" t="0" r="0" b="0"/>
            <wp:docPr id="87" name="Picture 86" descr="set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low.JPG"/>
                    <pic:cNvPicPr/>
                  </pic:nvPicPr>
                  <pic:blipFill>
                    <a:blip r:embed="rId33"/>
                    <a:stretch>
                      <a:fillRect/>
                    </a:stretch>
                  </pic:blipFill>
                  <pic:spPr>
                    <a:xfrm>
                      <a:off x="0" y="0"/>
                      <a:ext cx="1181100" cy="542925"/>
                    </a:xfrm>
                    <a:prstGeom prst="rect">
                      <a:avLst/>
                    </a:prstGeom>
                  </pic:spPr>
                </pic:pic>
              </a:graphicData>
            </a:graphic>
          </wp:inline>
        </w:drawing>
      </w:r>
    </w:p>
    <w:p w14:paraId="32D65ECB" w14:textId="77777777" w:rsidR="00B671B0" w:rsidRDefault="006319E3" w:rsidP="002D3654">
      <w:pPr>
        <w:ind w:left="360" w:right="639" w:hanging="274"/>
        <w:rPr>
          <w:rFonts w:ascii="Calibri" w:hAnsi="Calibri"/>
          <w:lang w:val="en-US"/>
        </w:rPr>
      </w:pPr>
      <w:r>
        <w:rPr>
          <w:rFonts w:ascii="Calibri" w:hAnsi="Calibri"/>
          <w:lang w:val="en-US"/>
        </w:rPr>
        <w:t xml:space="preserve">22. </w:t>
      </w:r>
      <w:r w:rsidR="00F06826">
        <w:rPr>
          <w:rFonts w:ascii="Calibri" w:hAnsi="Calibri"/>
          <w:lang w:val="en-US"/>
        </w:rPr>
        <w:t xml:space="preserve">The circles should now change to arrows.  </w:t>
      </w:r>
    </w:p>
    <w:p w14:paraId="64FF6B22" w14:textId="77777777" w:rsidR="00F06826" w:rsidRDefault="00F06826" w:rsidP="00B67654">
      <w:pPr>
        <w:ind w:left="360" w:right="639" w:hanging="274"/>
        <w:rPr>
          <w:rFonts w:ascii="Calibri" w:hAnsi="Calibri"/>
          <w:lang w:val="en-US"/>
        </w:rPr>
      </w:pPr>
      <w:r>
        <w:rPr>
          <w:rFonts w:ascii="Calibri" w:hAnsi="Calibri"/>
          <w:noProof/>
        </w:rPr>
        <w:drawing>
          <wp:inline distT="0" distB="0" distL="0" distR="0" wp14:anchorId="23222386" wp14:editId="6FB9823A">
            <wp:extent cx="3219450" cy="2682875"/>
            <wp:effectExtent l="19050" t="0" r="0" b="0"/>
            <wp:docPr id="89" name="Picture 88" descr="arr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s.JPG"/>
                    <pic:cNvPicPr/>
                  </pic:nvPicPr>
                  <pic:blipFill>
                    <a:blip r:embed="rId34"/>
                    <a:stretch>
                      <a:fillRect/>
                    </a:stretch>
                  </pic:blipFill>
                  <pic:spPr>
                    <a:xfrm>
                      <a:off x="0" y="0"/>
                      <a:ext cx="3219450" cy="2682875"/>
                    </a:xfrm>
                    <a:prstGeom prst="rect">
                      <a:avLst/>
                    </a:prstGeom>
                  </pic:spPr>
                </pic:pic>
              </a:graphicData>
            </a:graphic>
          </wp:inline>
        </w:drawing>
      </w:r>
    </w:p>
    <w:p w14:paraId="35BDEBF1" w14:textId="77777777" w:rsidR="00F06826" w:rsidRDefault="00F06826" w:rsidP="002D3654">
      <w:pPr>
        <w:ind w:left="360" w:right="639" w:hanging="274"/>
        <w:rPr>
          <w:rFonts w:ascii="Calibri" w:hAnsi="Calibri"/>
          <w:lang w:val="en-US"/>
        </w:rPr>
      </w:pPr>
    </w:p>
    <w:p w14:paraId="5211484D" w14:textId="388DF566" w:rsidR="00B671B0" w:rsidRDefault="00A6703E" w:rsidP="002D3654">
      <w:pPr>
        <w:ind w:left="360" w:right="639" w:hanging="274"/>
        <w:rPr>
          <w:rFonts w:ascii="Calibri" w:hAnsi="Calibri"/>
          <w:lang w:val="en-US"/>
        </w:rPr>
      </w:pPr>
      <w:r>
        <w:rPr>
          <w:rFonts w:ascii="Calibri" w:hAnsi="Calibri"/>
          <w:noProof/>
          <w:lang w:val="en-US"/>
        </w:rPr>
        <mc:AlternateContent>
          <mc:Choice Requires="wps">
            <w:drawing>
              <wp:inline distT="0" distB="0" distL="0" distR="0" wp14:anchorId="5178E0DF" wp14:editId="6621C4F6">
                <wp:extent cx="5615940" cy="731520"/>
                <wp:effectExtent l="12065" t="8890" r="10795" b="12065"/>
                <wp:docPr id="76" name="Text Box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731520"/>
                        </a:xfrm>
                        <a:prstGeom prst="rect">
                          <a:avLst/>
                        </a:prstGeom>
                        <a:solidFill>
                          <a:schemeClr val="tx1">
                            <a:lumMod val="65000"/>
                            <a:lumOff val="35000"/>
                          </a:schemeClr>
                        </a:solidFill>
                        <a:ln w="9525">
                          <a:solidFill>
                            <a:srgbClr val="000000"/>
                          </a:solidFill>
                          <a:miter lim="800000"/>
                          <a:headEnd/>
                          <a:tailEnd/>
                        </a:ln>
                      </wps:spPr>
                      <wps:txbx>
                        <w:txbxContent>
                          <w:p w14:paraId="44A0C29F" w14:textId="77777777" w:rsidR="00386FF9" w:rsidRPr="00F06826" w:rsidRDefault="00386FF9" w:rsidP="002808C1">
                            <w:pPr>
                              <w:ind w:left="360" w:right="639" w:hanging="274"/>
                              <w:rPr>
                                <w:rFonts w:ascii="Calibri" w:hAnsi="Calibri"/>
                                <w:color w:val="FFFFFF" w:themeColor="background1"/>
                                <w:lang w:val="en-US"/>
                              </w:rPr>
                            </w:pPr>
                            <w:r w:rsidRPr="00F06826">
                              <w:rPr>
                                <w:rFonts w:ascii="Calibri" w:hAnsi="Calibri"/>
                                <w:color w:val="FFFFFF" w:themeColor="background1"/>
                                <w:lang w:val="en-US"/>
                              </w:rPr>
                              <w:t xml:space="preserve">NOTE: FIPEX determines flow direction based on NETWORK TOPOLOGY.  It is not set based on elevation or digitized direction.  If there are loops / braids in network, this can cause 'indeterminate flow' which is represented by circles.  </w:t>
                            </w:r>
                          </w:p>
                          <w:p w14:paraId="66572BCB" w14:textId="77777777" w:rsidR="00386FF9" w:rsidRPr="002808C1" w:rsidRDefault="00386FF9" w:rsidP="002808C1"/>
                        </w:txbxContent>
                      </wps:txbx>
                      <wps:bodyPr rot="0" vert="horz" wrap="square" lIns="91440" tIns="45720" rIns="91440" bIns="45720" anchor="t" anchorCtr="0" upright="1">
                        <a:noAutofit/>
                      </wps:bodyPr>
                    </wps:wsp>
                  </a:graphicData>
                </a:graphic>
              </wp:inline>
            </w:drawing>
          </mc:Choice>
          <mc:Fallback>
            <w:pict>
              <v:shape w14:anchorId="5178E0DF" id="Text Box 481" o:spid="_x0000_s1032" type="#_x0000_t202" style="width:442.2pt;height:5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" fillcolor="#5a5a5a [2109]">
                <v:textbox>
                  <w:txbxContent>
                    <w:p w14:paraId="44A0C29F" w14:textId="77777777" w:rsidR="00386FF9" w:rsidRPr="00F06826" w:rsidRDefault="00386FF9" w:rsidP="002808C1">
                      <w:pPr>
                        <w:ind w:left="360" w:right="639" w:hanging="274"/>
                        <w:rPr>
                          <w:rFonts w:ascii="Calibri" w:hAnsi="Calibri"/>
                          <w:color w:val="FFFFFF" w:themeColor="background1"/>
                          <w:lang w:val="en-US"/>
                        </w:rPr>
                      </w:pPr>
                      <w:r w:rsidRPr="00F06826">
                        <w:rPr>
                          <w:rFonts w:ascii="Calibri" w:hAnsi="Calibri"/>
                          <w:color w:val="FFFFFF" w:themeColor="background1"/>
                          <w:lang w:val="en-US"/>
                        </w:rPr>
                        <w:t xml:space="preserve">NOTE: FIPEX determines flow direction based on NETWORK TOPOLOGY.  It is not set based on elevation or digitized direction.  If there are loops / braids in network, this can cause 'indeterminate flow' which is represented by circles.  </w:t>
                      </w:r>
                    </w:p>
                    <w:p w14:paraId="66572BCB" w14:textId="77777777" w:rsidR="00386FF9" w:rsidRPr="002808C1" w:rsidRDefault="00386FF9" w:rsidP="002808C1"/>
                  </w:txbxContent>
                </v:textbox>
                <w10:anchorlock/>
              </v:shape>
            </w:pict>
          </mc:Fallback>
        </mc:AlternateContent>
      </w:r>
    </w:p>
    <w:p w14:paraId="7C0FA44F" w14:textId="77777777" w:rsidR="002808C1" w:rsidRDefault="002808C1" w:rsidP="002D3654">
      <w:pPr>
        <w:ind w:left="360" w:right="639" w:hanging="274"/>
        <w:rPr>
          <w:rFonts w:ascii="Calibri" w:hAnsi="Calibri"/>
          <w:lang w:val="en-US"/>
        </w:rPr>
      </w:pPr>
    </w:p>
    <w:p w14:paraId="7F1F71F1" w14:textId="77777777" w:rsidR="006319E3" w:rsidRDefault="006319E3" w:rsidP="002D3654">
      <w:pPr>
        <w:ind w:left="360" w:right="639" w:hanging="274"/>
        <w:rPr>
          <w:rFonts w:ascii="Calibri" w:hAnsi="Calibri"/>
          <w:lang w:val="en-US"/>
        </w:rPr>
      </w:pPr>
      <w:r>
        <w:rPr>
          <w:rFonts w:ascii="Calibri" w:hAnsi="Calibri"/>
          <w:lang w:val="en-US"/>
        </w:rPr>
        <w:t xml:space="preserve">23. </w:t>
      </w:r>
      <w:r w:rsidR="00F06826" w:rsidRPr="002808C1">
        <w:rPr>
          <w:rFonts w:ascii="Calibri" w:hAnsi="Calibri"/>
          <w:b/>
          <w:lang w:val="en-US"/>
        </w:rPr>
        <w:t>Save Edits</w:t>
      </w:r>
      <w:r w:rsidR="00F06826">
        <w:rPr>
          <w:rFonts w:ascii="Calibri" w:hAnsi="Calibri"/>
          <w:lang w:val="en-US"/>
        </w:rPr>
        <w:t xml:space="preserve"> and </w:t>
      </w:r>
      <w:r w:rsidR="00F06826" w:rsidRPr="002808C1">
        <w:rPr>
          <w:rFonts w:ascii="Calibri" w:hAnsi="Calibri"/>
          <w:b/>
          <w:lang w:val="en-US"/>
        </w:rPr>
        <w:t>Close Edit Session</w:t>
      </w:r>
      <w:r w:rsidR="00F06826">
        <w:rPr>
          <w:rFonts w:ascii="Calibri" w:hAnsi="Calibri"/>
          <w:lang w:val="en-US"/>
        </w:rPr>
        <w:t>.  Note that barriers A thru F should be visible and labeled.  The RiverDams layer contains these barriers.  During network creation, these barriers would have 'broken' the river lines which they fall upon.  The number labels represent line length (used next).</w:t>
      </w:r>
    </w:p>
    <w:p w14:paraId="74632581" w14:textId="77777777" w:rsidR="006319E3" w:rsidRDefault="006319E3" w:rsidP="002D3654">
      <w:pPr>
        <w:ind w:left="360" w:right="639" w:hanging="274"/>
        <w:rPr>
          <w:rFonts w:ascii="Calibri" w:hAnsi="Calibri"/>
          <w:lang w:val="en-US"/>
        </w:rPr>
      </w:pPr>
    </w:p>
    <w:p w14:paraId="1AA2C8EA" w14:textId="77777777" w:rsidR="00796D5D" w:rsidRDefault="006319E3" w:rsidP="00F82AE3">
      <w:pPr>
        <w:pStyle w:val="Heading3"/>
        <w:rPr>
          <w:lang w:val="en-CA"/>
        </w:rPr>
      </w:pPr>
      <w:bookmarkStart w:id="42" w:name="_Toc343038088"/>
      <w:bookmarkStart w:id="43" w:name="_Toc52020083"/>
      <w:r w:rsidRPr="006319E3">
        <w:t>Quality Control</w:t>
      </w:r>
      <w:bookmarkEnd w:id="42"/>
      <w:bookmarkEnd w:id="43"/>
      <w:r w:rsidRPr="006319E3">
        <w:t xml:space="preserve"> </w:t>
      </w:r>
    </w:p>
    <w:p w14:paraId="72028701"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660234EF" w14:textId="77777777" w:rsidR="00796D5D" w:rsidRDefault="00796D5D" w:rsidP="002D3654">
      <w:pPr>
        <w:ind w:left="360" w:right="639" w:hanging="274"/>
        <w:rPr>
          <w:rFonts w:ascii="Calibri" w:hAnsi="Calibri"/>
          <w:lang w:val="en-US"/>
        </w:rPr>
      </w:pPr>
    </w:p>
    <w:p w14:paraId="7DB5B386" w14:textId="77777777" w:rsidR="00F06826" w:rsidRDefault="006319E3" w:rsidP="002D3654">
      <w:pPr>
        <w:ind w:left="360" w:right="639" w:hanging="274"/>
        <w:rPr>
          <w:rFonts w:ascii="Calibri" w:hAnsi="Calibri"/>
          <w:lang w:val="en-US"/>
        </w:rPr>
      </w:pPr>
      <w:r>
        <w:rPr>
          <w:rFonts w:ascii="Calibri" w:hAnsi="Calibri"/>
          <w:lang w:val="en-US"/>
        </w:rPr>
        <w:t xml:space="preserve">24. </w:t>
      </w:r>
      <w:r w:rsidR="00F06826">
        <w:rPr>
          <w:rFonts w:ascii="Calibri" w:hAnsi="Calibri"/>
          <w:lang w:val="en-US"/>
        </w:rPr>
        <w:t xml:space="preserve">Do a quick quality control analysis with the Utility Network Analyst tools.  Place a flag on the sink (colored red). Do this by </w:t>
      </w:r>
      <w:r w:rsidR="00BC7659">
        <w:rPr>
          <w:rFonts w:ascii="Calibri" w:hAnsi="Calibri"/>
          <w:lang w:val="en-US"/>
        </w:rPr>
        <w:t xml:space="preserve">clicking on the </w:t>
      </w:r>
      <w:r w:rsidR="00BC7659" w:rsidRPr="002808C1">
        <w:rPr>
          <w:rFonts w:ascii="Calibri" w:hAnsi="Calibri"/>
          <w:b/>
          <w:lang w:val="en-US"/>
        </w:rPr>
        <w:t>'Add Junction Flag Tool'</w:t>
      </w:r>
      <w:r w:rsidR="00BC7659">
        <w:rPr>
          <w:rFonts w:ascii="Calibri" w:hAnsi="Calibri"/>
          <w:lang w:val="en-US"/>
        </w:rPr>
        <w:t xml:space="preserve">  (there is a similar tool in FIPEX, but use this one for now). </w:t>
      </w:r>
    </w:p>
    <w:p w14:paraId="3EB521CD" w14:textId="77777777" w:rsidR="00BC7659" w:rsidRDefault="00BC7659" w:rsidP="00B67654">
      <w:pPr>
        <w:ind w:left="360" w:right="639" w:hanging="274"/>
        <w:rPr>
          <w:rFonts w:ascii="Calibri" w:hAnsi="Calibri"/>
          <w:lang w:val="en-US"/>
        </w:rPr>
      </w:pPr>
      <w:r>
        <w:rPr>
          <w:rFonts w:ascii="Calibri" w:hAnsi="Calibri"/>
          <w:noProof/>
        </w:rPr>
        <w:lastRenderedPageBreak/>
        <w:drawing>
          <wp:inline distT="0" distB="0" distL="0" distR="0" wp14:anchorId="2557AF91" wp14:editId="2FF71E60">
            <wp:extent cx="1114425" cy="523875"/>
            <wp:effectExtent l="19050" t="0" r="9525" b="0"/>
            <wp:docPr id="90" name="Picture 89" descr="PlaceFlagt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Flagtool.JPG"/>
                    <pic:cNvPicPr/>
                  </pic:nvPicPr>
                  <pic:blipFill>
                    <a:blip r:embed="rId35"/>
                    <a:stretch>
                      <a:fillRect/>
                    </a:stretch>
                  </pic:blipFill>
                  <pic:spPr>
                    <a:xfrm>
                      <a:off x="0" y="0"/>
                      <a:ext cx="1114425" cy="523875"/>
                    </a:xfrm>
                    <a:prstGeom prst="rect">
                      <a:avLst/>
                    </a:prstGeom>
                  </pic:spPr>
                </pic:pic>
              </a:graphicData>
            </a:graphic>
          </wp:inline>
        </w:drawing>
      </w:r>
    </w:p>
    <w:p w14:paraId="45DE94B5" w14:textId="4CBB8F06" w:rsidR="00BC7659" w:rsidRDefault="006319E3" w:rsidP="00BC7659">
      <w:pPr>
        <w:ind w:left="360" w:right="639" w:hanging="274"/>
        <w:rPr>
          <w:rFonts w:ascii="Calibri" w:hAnsi="Calibri"/>
          <w:lang w:val="en-US"/>
        </w:rPr>
      </w:pPr>
      <w:r>
        <w:rPr>
          <w:rFonts w:ascii="Calibri" w:hAnsi="Calibri"/>
          <w:lang w:val="en-US"/>
        </w:rPr>
        <w:t xml:space="preserve">25. </w:t>
      </w:r>
      <w:r w:rsidR="00BC7659">
        <w:rPr>
          <w:rFonts w:ascii="Calibri" w:hAnsi="Calibri"/>
          <w:lang w:val="en-US"/>
        </w:rPr>
        <w:t xml:space="preserve">A green box (called the 'flag') should appear.  This is the analysis 'start point'.  A number of options are now available in the Utility Network Analyst toolbar.  Select </w:t>
      </w:r>
      <w:r w:rsidR="00BC7659" w:rsidRPr="002808C1">
        <w:rPr>
          <w:rFonts w:ascii="Calibri" w:hAnsi="Calibri"/>
          <w:b/>
          <w:lang w:val="en-US"/>
        </w:rPr>
        <w:t>'Find Connected'</w:t>
      </w:r>
      <w:r w:rsidR="00BC7659">
        <w:rPr>
          <w:rFonts w:ascii="Calibri" w:hAnsi="Calibri"/>
          <w:lang w:val="en-US"/>
        </w:rPr>
        <w:t xml:space="preserve">.  </w:t>
      </w:r>
    </w:p>
    <w:p w14:paraId="06FBB86D" w14:textId="77777777" w:rsidR="00BC7659" w:rsidRDefault="00BC7659" w:rsidP="00B67654">
      <w:pPr>
        <w:ind w:left="360" w:right="639" w:hanging="274"/>
        <w:rPr>
          <w:rFonts w:ascii="Calibri" w:hAnsi="Calibri"/>
          <w:lang w:val="en-US"/>
        </w:rPr>
      </w:pPr>
      <w:r>
        <w:rPr>
          <w:rFonts w:ascii="Calibri" w:hAnsi="Calibri"/>
          <w:noProof/>
        </w:rPr>
        <w:drawing>
          <wp:inline distT="0" distB="0" distL="0" distR="0" wp14:anchorId="36551467" wp14:editId="78FC90DA">
            <wp:extent cx="2352675" cy="666750"/>
            <wp:effectExtent l="19050" t="0" r="9525" b="0"/>
            <wp:docPr id="91" name="Picture 90" descr="findconn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connected.JPG"/>
                    <pic:cNvPicPr/>
                  </pic:nvPicPr>
                  <pic:blipFill>
                    <a:blip r:embed="rId36"/>
                    <a:stretch>
                      <a:fillRect/>
                    </a:stretch>
                  </pic:blipFill>
                  <pic:spPr>
                    <a:xfrm>
                      <a:off x="0" y="0"/>
                      <a:ext cx="2352675" cy="666750"/>
                    </a:xfrm>
                    <a:prstGeom prst="rect">
                      <a:avLst/>
                    </a:prstGeom>
                  </pic:spPr>
                </pic:pic>
              </a:graphicData>
            </a:graphic>
          </wp:inline>
        </w:drawing>
      </w:r>
    </w:p>
    <w:p w14:paraId="01DEEAD1" w14:textId="77777777" w:rsidR="002808C1" w:rsidRDefault="006319E3" w:rsidP="002808C1">
      <w:pPr>
        <w:ind w:left="360" w:right="639" w:hanging="274"/>
        <w:rPr>
          <w:rFonts w:ascii="Calibri" w:hAnsi="Calibri"/>
          <w:lang w:val="en-US"/>
        </w:rPr>
      </w:pPr>
      <w:r>
        <w:rPr>
          <w:rFonts w:ascii="Calibri" w:hAnsi="Calibri"/>
          <w:lang w:val="en-US"/>
        </w:rPr>
        <w:t xml:space="preserve">26. </w:t>
      </w:r>
      <w:r w:rsidR="00BC7659">
        <w:rPr>
          <w:rFonts w:ascii="Calibri" w:hAnsi="Calibri"/>
          <w:lang w:val="en-US"/>
        </w:rPr>
        <w:t xml:space="preserve">Click the </w:t>
      </w:r>
      <w:r w:rsidR="00BC7659" w:rsidRPr="002808C1">
        <w:rPr>
          <w:rFonts w:ascii="Calibri" w:hAnsi="Calibri"/>
          <w:b/>
          <w:lang w:val="en-US"/>
        </w:rPr>
        <w:t>'Solve'</w:t>
      </w:r>
      <w:r w:rsidR="00BC7659">
        <w:rPr>
          <w:rFonts w:ascii="Calibri" w:hAnsi="Calibri"/>
          <w:lang w:val="en-US"/>
        </w:rPr>
        <w:t xml:space="preserve"> button next to it.  All network elements connected to the flag will be highlighted red.  </w:t>
      </w:r>
    </w:p>
    <w:p w14:paraId="5FE316C3" w14:textId="77777777" w:rsidR="00BC7659" w:rsidRPr="00BC7659" w:rsidRDefault="00BC7659" w:rsidP="002808C1">
      <w:pPr>
        <w:ind w:left="360" w:right="639" w:hanging="274"/>
        <w:rPr>
          <w:rFonts w:ascii="Calibri" w:hAnsi="Calibri"/>
          <w:color w:val="FFFFFF" w:themeColor="background1"/>
          <w:lang w:val="en-US"/>
        </w:rPr>
      </w:pPr>
      <w:r w:rsidRPr="00BC7659">
        <w:rPr>
          <w:rFonts w:ascii="Calibri" w:hAnsi="Calibri"/>
          <w:color w:val="FFFFFF" w:themeColor="background1"/>
          <w:lang w:val="en-US"/>
        </w:rPr>
        <w:t>set prior to analysis.</w:t>
      </w:r>
    </w:p>
    <w:p w14:paraId="25ED1195" w14:textId="38A966E9" w:rsidR="00BC7659" w:rsidRDefault="00A6703E" w:rsidP="002D3654">
      <w:pPr>
        <w:ind w:left="360" w:right="639" w:hanging="274"/>
        <w:rPr>
          <w:rFonts w:ascii="Calibri" w:hAnsi="Calibri"/>
          <w:lang w:val="en-US"/>
        </w:rPr>
      </w:pPr>
      <w:r>
        <w:rPr>
          <w:rFonts w:ascii="Calibri" w:hAnsi="Calibri"/>
          <w:noProof/>
          <w:lang w:val="en-US"/>
        </w:rPr>
        <mc:AlternateContent>
          <mc:Choice Requires="wps">
            <w:drawing>
              <wp:inline distT="0" distB="0" distL="0" distR="0" wp14:anchorId="23DB0A99" wp14:editId="5EE2AA3A">
                <wp:extent cx="5615940" cy="494030"/>
                <wp:effectExtent l="12065" t="6985" r="10795" b="13335"/>
                <wp:docPr id="75" name="Text 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494030"/>
                        </a:xfrm>
                        <a:prstGeom prst="rect">
                          <a:avLst/>
                        </a:prstGeom>
                        <a:solidFill>
                          <a:schemeClr val="tx1">
                            <a:lumMod val="65000"/>
                            <a:lumOff val="35000"/>
                          </a:schemeClr>
                        </a:solidFill>
                        <a:ln w="9525">
                          <a:solidFill>
                            <a:srgbClr val="000000"/>
                          </a:solidFill>
                          <a:miter lim="800000"/>
                          <a:headEnd/>
                          <a:tailEnd/>
                        </a:ln>
                      </wps:spPr>
                      <wps:txbx>
                        <w:txbxContent>
                          <w:p w14:paraId="35CC80AA" w14:textId="77777777" w:rsidR="00386FF9" w:rsidRPr="002808C1" w:rsidRDefault="00386FF9" w:rsidP="002808C1">
                            <w:r w:rsidRPr="00BC7659">
                              <w:rPr>
                                <w:rFonts w:ascii="Calibri" w:hAnsi="Calibri"/>
                                <w:color w:val="FFFFFF" w:themeColor="background1"/>
                                <w:lang w:val="en-US"/>
                              </w:rPr>
                              <w:t xml:space="preserve">NOTE: The trace functions of the geometric network will not 'see' barriers unless they are set active by placing barriers on the network.  </w:t>
                            </w:r>
                          </w:p>
                        </w:txbxContent>
                      </wps:txbx>
                      <wps:bodyPr rot="0" vert="horz" wrap="square" lIns="91440" tIns="45720" rIns="91440" bIns="45720" anchor="t" anchorCtr="0" upright="1">
                        <a:noAutofit/>
                      </wps:bodyPr>
                    </wps:wsp>
                  </a:graphicData>
                </a:graphic>
              </wp:inline>
            </w:drawing>
          </mc:Choice>
          <mc:Fallback>
            <w:pict>
              <v:shape w14:anchorId="23DB0A99" id="Text Box 480" o:spid="_x0000_s1033" type="#_x0000_t202" style="width:442.2pt;height: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" fillcolor="#5a5a5a [2109]">
                <v:textbox>
                  <w:txbxContent>
                    <w:p w14:paraId="35CC80AA" w14:textId="77777777" w:rsidR="00386FF9" w:rsidRPr="002808C1" w:rsidRDefault="00386FF9" w:rsidP="002808C1">
                      <w:r w:rsidRPr="00BC7659">
                        <w:rPr>
                          <w:rFonts w:ascii="Calibri" w:hAnsi="Calibri"/>
                          <w:color w:val="FFFFFF" w:themeColor="background1"/>
                          <w:lang w:val="en-US"/>
                        </w:rPr>
                        <w:t xml:space="preserve">NOTE: The trace functions of the geometric network will not 'see' barriers unless they are set active by placing barriers on the network.  </w:t>
                      </w:r>
                    </w:p>
                  </w:txbxContent>
                </v:textbox>
                <w10:anchorlock/>
              </v:shape>
            </w:pict>
          </mc:Fallback>
        </mc:AlternateContent>
      </w:r>
    </w:p>
    <w:p w14:paraId="12C84A56" w14:textId="77777777" w:rsidR="00BC7659" w:rsidRDefault="006319E3" w:rsidP="002D3654">
      <w:pPr>
        <w:ind w:left="360" w:right="639" w:hanging="274"/>
        <w:rPr>
          <w:rFonts w:ascii="Calibri" w:hAnsi="Calibri"/>
          <w:lang w:val="en-US"/>
        </w:rPr>
      </w:pPr>
      <w:r>
        <w:rPr>
          <w:rFonts w:ascii="Calibri" w:hAnsi="Calibri"/>
          <w:lang w:val="en-US"/>
        </w:rPr>
        <w:t xml:space="preserve">27. </w:t>
      </w:r>
      <w:r w:rsidR="00BC7659">
        <w:rPr>
          <w:rFonts w:ascii="Calibri" w:hAnsi="Calibri"/>
          <w:lang w:val="en-US"/>
        </w:rPr>
        <w:t xml:space="preserve">Clear the results.  You can use the FIPEX menu to do this.  Click </w:t>
      </w:r>
      <w:r w:rsidR="00BC7659" w:rsidRPr="001F6B02">
        <w:rPr>
          <w:rFonts w:ascii="Calibri" w:hAnsi="Calibri"/>
          <w:b/>
          <w:lang w:val="en-US"/>
        </w:rPr>
        <w:t>'Menu'</w:t>
      </w:r>
      <w:r w:rsidR="00BC7659">
        <w:rPr>
          <w:rFonts w:ascii="Calibri" w:hAnsi="Calibri"/>
          <w:lang w:val="en-US"/>
        </w:rPr>
        <w:t xml:space="preserve"> -&gt; </w:t>
      </w:r>
      <w:r w:rsidR="00BC7659" w:rsidRPr="001F6B02">
        <w:rPr>
          <w:rFonts w:ascii="Calibri" w:hAnsi="Calibri"/>
          <w:b/>
          <w:lang w:val="en-US"/>
        </w:rPr>
        <w:t>'Clear</w:t>
      </w:r>
      <w:r w:rsidR="00BC7659">
        <w:rPr>
          <w:rFonts w:ascii="Calibri" w:hAnsi="Calibri"/>
          <w:lang w:val="en-US"/>
        </w:rPr>
        <w:t xml:space="preserve"> </w:t>
      </w:r>
      <w:r w:rsidR="00BC7659" w:rsidRPr="001F6B02">
        <w:rPr>
          <w:rFonts w:ascii="Calibri" w:hAnsi="Calibri"/>
          <w:b/>
          <w:lang w:val="en-US"/>
        </w:rPr>
        <w:t>results'</w:t>
      </w:r>
    </w:p>
    <w:p w14:paraId="28D88A7A" w14:textId="77777777" w:rsidR="00BC7659" w:rsidRDefault="006319E3" w:rsidP="002D3654">
      <w:pPr>
        <w:ind w:left="360" w:right="639" w:hanging="274"/>
        <w:rPr>
          <w:rFonts w:ascii="Calibri" w:hAnsi="Calibri"/>
          <w:lang w:val="en-US"/>
        </w:rPr>
      </w:pPr>
      <w:r>
        <w:rPr>
          <w:rFonts w:ascii="Calibri" w:hAnsi="Calibri"/>
          <w:lang w:val="en-US"/>
        </w:rPr>
        <w:t xml:space="preserve">28. </w:t>
      </w:r>
      <w:r w:rsidR="008C0422">
        <w:rPr>
          <w:rFonts w:ascii="Calibri" w:hAnsi="Calibri"/>
          <w:lang w:val="en-US"/>
        </w:rPr>
        <w:t xml:space="preserve">Clear the flags.  You can use the FIPEX menu to do this.  Click </w:t>
      </w:r>
      <w:r w:rsidR="008C0422" w:rsidRPr="001F6B02">
        <w:rPr>
          <w:rFonts w:ascii="Calibri" w:hAnsi="Calibri"/>
          <w:b/>
          <w:lang w:val="en-US"/>
        </w:rPr>
        <w:t>'Menu'</w:t>
      </w:r>
      <w:r w:rsidR="008C0422">
        <w:rPr>
          <w:rFonts w:ascii="Calibri" w:hAnsi="Calibri"/>
          <w:lang w:val="en-US"/>
        </w:rPr>
        <w:t xml:space="preserve"> -&gt; </w:t>
      </w:r>
      <w:r w:rsidR="008C0422" w:rsidRPr="001F6B02">
        <w:rPr>
          <w:rFonts w:ascii="Calibri" w:hAnsi="Calibri"/>
          <w:b/>
          <w:lang w:val="en-US"/>
        </w:rPr>
        <w:t>'Clear Flags'</w:t>
      </w:r>
    </w:p>
    <w:p w14:paraId="16453DDE" w14:textId="77777777" w:rsidR="008C0422" w:rsidRDefault="006319E3" w:rsidP="002D3654">
      <w:pPr>
        <w:ind w:left="360" w:right="639" w:hanging="274"/>
        <w:rPr>
          <w:rFonts w:ascii="Calibri" w:hAnsi="Calibri"/>
          <w:lang w:val="en-US"/>
        </w:rPr>
      </w:pPr>
      <w:r>
        <w:rPr>
          <w:rFonts w:ascii="Calibri" w:hAnsi="Calibri"/>
          <w:lang w:val="en-US"/>
        </w:rPr>
        <w:t xml:space="preserve">29. </w:t>
      </w:r>
      <w:r w:rsidR="008C0422">
        <w:rPr>
          <w:rFonts w:ascii="Calibri" w:hAnsi="Calibri"/>
          <w:lang w:val="en-US"/>
        </w:rPr>
        <w:t xml:space="preserve">With the </w:t>
      </w:r>
      <w:r w:rsidR="008C0422" w:rsidRPr="001F6B02">
        <w:rPr>
          <w:rFonts w:ascii="Calibri" w:hAnsi="Calibri"/>
          <w:b/>
          <w:lang w:val="en-US"/>
        </w:rPr>
        <w:t>'Set Junction Flag'</w:t>
      </w:r>
      <w:r w:rsidR="008C0422">
        <w:rPr>
          <w:rFonts w:ascii="Calibri" w:hAnsi="Calibri"/>
          <w:lang w:val="en-US"/>
        </w:rPr>
        <w:t xml:space="preserve"> tool, flags can only be set, they cannot be cleared.  They also remain unlabeled.  The FIPEX </w:t>
      </w:r>
      <w:r w:rsidR="008C0422" w:rsidRPr="001F6B02">
        <w:rPr>
          <w:rFonts w:ascii="Calibri" w:hAnsi="Calibri"/>
          <w:b/>
          <w:lang w:val="en-US"/>
        </w:rPr>
        <w:t>'Place / Remove Flag'</w:t>
      </w:r>
      <w:r w:rsidR="008C0422">
        <w:rPr>
          <w:rFonts w:ascii="Calibri" w:hAnsi="Calibri"/>
          <w:lang w:val="en-US"/>
        </w:rPr>
        <w:t xml:space="preserve"> tool can </w:t>
      </w:r>
      <w:r w:rsidR="005A0F5E">
        <w:rPr>
          <w:rFonts w:ascii="Calibri" w:hAnsi="Calibri"/>
          <w:lang w:val="en-US"/>
        </w:rPr>
        <w:t xml:space="preserve">alternatively </w:t>
      </w:r>
      <w:r w:rsidR="008C0422">
        <w:rPr>
          <w:rFonts w:ascii="Calibri" w:hAnsi="Calibri"/>
          <w:lang w:val="en-US"/>
        </w:rPr>
        <w:t>be used</w:t>
      </w:r>
      <w:r w:rsidR="005A0F5E">
        <w:rPr>
          <w:rFonts w:ascii="Calibri" w:hAnsi="Calibri"/>
          <w:lang w:val="en-US"/>
        </w:rPr>
        <w:t>, which can set, remove, and label the flag</w:t>
      </w:r>
      <w:r w:rsidR="008C0422">
        <w:rPr>
          <w:rFonts w:ascii="Calibri" w:hAnsi="Calibri"/>
          <w:lang w:val="en-US"/>
        </w:rPr>
        <w:t xml:space="preserve">.  </w:t>
      </w:r>
      <w:r w:rsidR="005A0F5E">
        <w:rPr>
          <w:rFonts w:ascii="Calibri" w:hAnsi="Calibri"/>
          <w:lang w:val="en-US"/>
        </w:rPr>
        <w:t xml:space="preserve">Set the flag using this tool on the sink again. </w:t>
      </w:r>
    </w:p>
    <w:p w14:paraId="7963356D" w14:textId="526AC826" w:rsidR="008C0422" w:rsidRDefault="00C43430" w:rsidP="00B67654">
      <w:pPr>
        <w:ind w:left="360" w:right="639" w:hanging="274"/>
        <w:rPr>
          <w:rFonts w:ascii="Calibri" w:hAnsi="Calibri"/>
          <w:lang w:val="en-US"/>
        </w:rPr>
      </w:pPr>
      <w:r w:rsidRPr="00C43430">
        <w:t xml:space="preserve"> </w:t>
      </w:r>
      <w:r>
        <w:rPr>
          <w:noProof/>
        </w:rPr>
        <w:drawing>
          <wp:inline distT="0" distB="0" distL="0" distR="0" wp14:anchorId="1C48A3B1" wp14:editId="6487E54A">
            <wp:extent cx="965200" cy="500289"/>
            <wp:effectExtent l="0" t="0" r="635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7">
                      <a:extLst>
                        <a:ext uri="{28A0092B-C50C-407E-A947-70E740481C1C}">
                          <a14:useLocalDpi xmlns:a14="http://schemas.microsoft.com/office/drawing/2010/main" val="0"/>
                        </a:ext>
                      </a:extLst>
                    </a:blip>
                    <a:srcRect t="-2987" r="71910" b="-1"/>
                    <a:stretch/>
                  </pic:blipFill>
                  <pic:spPr bwMode="auto">
                    <a:xfrm>
                      <a:off x="0" y="0"/>
                      <a:ext cx="985902" cy="511019"/>
                    </a:xfrm>
                    <a:prstGeom prst="rect">
                      <a:avLst/>
                    </a:prstGeom>
                    <a:noFill/>
                    <a:ln>
                      <a:noFill/>
                    </a:ln>
                    <a:extLst>
                      <a:ext uri="{53640926-AAD7-44D8-BBD7-CCE9431645EC}">
                        <a14:shadowObscured xmlns:a14="http://schemas.microsoft.com/office/drawing/2010/main"/>
                      </a:ext>
                    </a:extLst>
                  </pic:spPr>
                </pic:pic>
              </a:graphicData>
            </a:graphic>
          </wp:inline>
        </w:drawing>
      </w:r>
    </w:p>
    <w:p w14:paraId="6E05973F" w14:textId="77777777" w:rsidR="002808C1" w:rsidRDefault="006319E3" w:rsidP="008C0422">
      <w:pPr>
        <w:ind w:left="360" w:right="639" w:hanging="274"/>
        <w:rPr>
          <w:rFonts w:ascii="Calibri" w:hAnsi="Calibri"/>
          <w:lang w:val="en-US"/>
        </w:rPr>
      </w:pPr>
      <w:r>
        <w:rPr>
          <w:rFonts w:ascii="Calibri" w:hAnsi="Calibri"/>
          <w:lang w:val="en-US"/>
        </w:rPr>
        <w:t xml:space="preserve">30. </w:t>
      </w:r>
      <w:r w:rsidR="005A0F5E">
        <w:rPr>
          <w:rFonts w:ascii="Calibri" w:hAnsi="Calibri"/>
          <w:lang w:val="en-US"/>
        </w:rPr>
        <w:t xml:space="preserve">Place a single barrier (red 'X') on barrier D using the FIPEX </w:t>
      </w:r>
      <w:r w:rsidR="005A0F5E" w:rsidRPr="001F6B02">
        <w:rPr>
          <w:rFonts w:ascii="Calibri" w:hAnsi="Calibri"/>
          <w:b/>
          <w:lang w:val="en-US"/>
        </w:rPr>
        <w:t>'Place/Remove Barrier'</w:t>
      </w:r>
      <w:r w:rsidR="005A0F5E">
        <w:rPr>
          <w:rFonts w:ascii="Calibri" w:hAnsi="Calibri"/>
          <w:lang w:val="en-US"/>
        </w:rPr>
        <w:t xml:space="preserve"> tool.  This effectively turns barrier D 'On'.  (turn off </w:t>
      </w:r>
      <w:r w:rsidR="005A0F5E" w:rsidRPr="001F6B02">
        <w:rPr>
          <w:rFonts w:ascii="Calibri" w:hAnsi="Calibri"/>
          <w:b/>
          <w:lang w:val="en-US"/>
        </w:rPr>
        <w:t>'display arrows'</w:t>
      </w:r>
      <w:r w:rsidR="005A0F5E">
        <w:rPr>
          <w:rFonts w:ascii="Calibri" w:hAnsi="Calibri"/>
          <w:lang w:val="en-US"/>
        </w:rPr>
        <w:t xml:space="preserve"> in the FIPEX dropdown menu)</w:t>
      </w:r>
      <w:r w:rsidR="002808C1" w:rsidRPr="002808C1">
        <w:rPr>
          <w:rFonts w:ascii="Calibri" w:hAnsi="Calibri"/>
          <w:lang w:val="en-US"/>
        </w:rPr>
        <w:t xml:space="preserve"> </w:t>
      </w:r>
    </w:p>
    <w:p w14:paraId="67884771" w14:textId="77777777" w:rsidR="002808C1" w:rsidRDefault="002808C1" w:rsidP="008C0422">
      <w:pPr>
        <w:ind w:left="360" w:right="639" w:hanging="274"/>
        <w:rPr>
          <w:rFonts w:ascii="Calibri" w:hAnsi="Calibri"/>
          <w:lang w:val="en-US"/>
        </w:rPr>
      </w:pPr>
    </w:p>
    <w:p w14:paraId="7229A81E" w14:textId="1AE98D52" w:rsidR="008C0422" w:rsidRDefault="00A6703E" w:rsidP="008C0422">
      <w:pPr>
        <w:ind w:left="360" w:right="639" w:hanging="274"/>
        <w:rPr>
          <w:rFonts w:ascii="Calibri" w:hAnsi="Calibri"/>
          <w:lang w:val="en-US"/>
        </w:rPr>
      </w:pPr>
      <w:r>
        <w:rPr>
          <w:rFonts w:ascii="Calibri" w:hAnsi="Calibri"/>
          <w:noProof/>
          <w:lang w:val="en-US"/>
        </w:rPr>
        <mc:AlternateContent>
          <mc:Choice Requires="wps">
            <w:drawing>
              <wp:inline distT="0" distB="0" distL="0" distR="0" wp14:anchorId="4BB229D8" wp14:editId="51789B45">
                <wp:extent cx="5615940" cy="1114425"/>
                <wp:effectExtent l="12065" t="5080" r="10795" b="13970"/>
                <wp:docPr id="74" name="Text Box 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114425"/>
                        </a:xfrm>
                        <a:prstGeom prst="rect">
                          <a:avLst/>
                        </a:prstGeom>
                        <a:solidFill>
                          <a:schemeClr val="tx1">
                            <a:lumMod val="65000"/>
                            <a:lumOff val="35000"/>
                          </a:schemeClr>
                        </a:solidFill>
                        <a:ln w="9525">
                          <a:solidFill>
                            <a:srgbClr val="000000"/>
                          </a:solidFill>
                          <a:miter lim="800000"/>
                          <a:headEnd/>
                          <a:tailEnd/>
                        </a:ln>
                      </wps:spPr>
                      <wps:txbx>
                        <w:txbxContent>
                          <w:p w14:paraId="61D9B616" w14:textId="77777777" w:rsidR="00386FF9" w:rsidRDefault="00386FF9" w:rsidP="002808C1">
                            <w:pPr>
                              <w:ind w:left="360" w:right="639" w:hanging="274"/>
                              <w:rPr>
                                <w:rFonts w:ascii="Calibri" w:hAnsi="Calibri"/>
                                <w:color w:val="FFFFFF" w:themeColor="background1"/>
                                <w:lang w:val="en-US"/>
                              </w:rPr>
                            </w:pPr>
                            <w:r w:rsidRPr="006319E3">
                              <w:rPr>
                                <w:rFonts w:ascii="Calibri" w:hAnsi="Calibri"/>
                                <w:color w:val="FFFFFF" w:themeColor="background1"/>
                                <w:lang w:val="en-US"/>
                              </w:rPr>
                              <w:t xml:space="preserve">NOTE: The Utility Network Analyst functions, 'Find Connected' and 'Find Disconnected' are especially useful in troubleshooting disconnected network elements during network creation and quality control. </w:t>
                            </w:r>
                          </w:p>
                          <w:p w14:paraId="782B5955" w14:textId="77777777" w:rsidR="00386FF9" w:rsidRPr="006319E3"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NOTE: FIPEX can only 'see' Junction barriers - barriers and flags must be placed on existing nodes or barriers, and not on line edges.  </w:t>
                            </w:r>
                            <w:r w:rsidRPr="006319E3">
                              <w:rPr>
                                <w:rFonts w:ascii="Calibri" w:hAnsi="Calibri"/>
                                <w:color w:val="FFFFFF" w:themeColor="background1"/>
                                <w:lang w:val="en-US"/>
                              </w:rPr>
                              <w:t xml:space="preserve"> </w:t>
                            </w:r>
                          </w:p>
                          <w:p w14:paraId="320F1A66" w14:textId="77777777" w:rsidR="00386FF9" w:rsidRPr="002808C1" w:rsidRDefault="00386FF9" w:rsidP="002808C1"/>
                        </w:txbxContent>
                      </wps:txbx>
                      <wps:bodyPr rot="0" vert="horz" wrap="square" lIns="91440" tIns="45720" rIns="91440" bIns="45720" anchor="t" anchorCtr="0" upright="1">
                        <a:noAutofit/>
                      </wps:bodyPr>
                    </wps:wsp>
                  </a:graphicData>
                </a:graphic>
              </wp:inline>
            </w:drawing>
          </mc:Choice>
          <mc:Fallback>
            <w:pict>
              <v:shape w14:anchorId="4BB229D8" id="Text Box 479" o:spid="_x0000_s1034" type="#_x0000_t202" style="width:442.2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" fillcolor="#5a5a5a [2109]">
                <v:textbox>
                  <w:txbxContent>
                    <w:p w14:paraId="61D9B616" w14:textId="77777777" w:rsidR="00386FF9" w:rsidRDefault="00386FF9" w:rsidP="002808C1">
                      <w:pPr>
                        <w:ind w:left="360" w:right="639" w:hanging="274"/>
                        <w:rPr>
                          <w:rFonts w:ascii="Calibri" w:hAnsi="Calibri"/>
                          <w:color w:val="FFFFFF" w:themeColor="background1"/>
                          <w:lang w:val="en-US"/>
                        </w:rPr>
                      </w:pPr>
                      <w:r w:rsidRPr="006319E3">
                        <w:rPr>
                          <w:rFonts w:ascii="Calibri" w:hAnsi="Calibri"/>
                          <w:color w:val="FFFFFF" w:themeColor="background1"/>
                          <w:lang w:val="en-US"/>
                        </w:rPr>
                        <w:t xml:space="preserve">NOTE: The Utility Network Analyst functions, 'Find Connected' and 'Find Disconnected' are especially useful in troubleshooting disconnected network elements during network creation and quality control. </w:t>
                      </w:r>
                    </w:p>
                    <w:p w14:paraId="782B5955" w14:textId="77777777" w:rsidR="00386FF9" w:rsidRPr="006319E3"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NOTE: FIPEX can only 'see' Junction barriers - barriers and flags must be placed on existing nodes or barriers, and not </w:t>
                      </w:r>
                      <w:proofErr w:type="gramStart"/>
                      <w:r>
                        <w:rPr>
                          <w:rFonts w:ascii="Calibri" w:hAnsi="Calibri"/>
                          <w:color w:val="FFFFFF" w:themeColor="background1"/>
                          <w:lang w:val="en-US"/>
                        </w:rPr>
                        <w:t>on line</w:t>
                      </w:r>
                      <w:proofErr w:type="gramEnd"/>
                      <w:r>
                        <w:rPr>
                          <w:rFonts w:ascii="Calibri" w:hAnsi="Calibri"/>
                          <w:color w:val="FFFFFF" w:themeColor="background1"/>
                          <w:lang w:val="en-US"/>
                        </w:rPr>
                        <w:t xml:space="preserve"> edges.  </w:t>
                      </w:r>
                      <w:r w:rsidRPr="006319E3">
                        <w:rPr>
                          <w:rFonts w:ascii="Calibri" w:hAnsi="Calibri"/>
                          <w:color w:val="FFFFFF" w:themeColor="background1"/>
                          <w:lang w:val="en-US"/>
                        </w:rPr>
                        <w:t xml:space="preserve"> </w:t>
                      </w:r>
                    </w:p>
                    <w:p w14:paraId="320F1A66" w14:textId="77777777" w:rsidR="00386FF9" w:rsidRPr="002808C1" w:rsidRDefault="00386FF9" w:rsidP="002808C1"/>
                  </w:txbxContent>
                </v:textbox>
                <w10:anchorlock/>
              </v:shape>
            </w:pict>
          </mc:Fallback>
        </mc:AlternateContent>
      </w:r>
    </w:p>
    <w:p w14:paraId="43238095" w14:textId="77777777" w:rsidR="006319E3" w:rsidRDefault="006319E3" w:rsidP="008C0422">
      <w:pPr>
        <w:ind w:left="360" w:right="639" w:hanging="274"/>
        <w:rPr>
          <w:rFonts w:ascii="Calibri" w:hAnsi="Calibri"/>
          <w:lang w:val="en-US"/>
        </w:rPr>
      </w:pPr>
    </w:p>
    <w:p w14:paraId="4408AD5E" w14:textId="77777777" w:rsidR="005A0F5E" w:rsidRDefault="006319E3" w:rsidP="008C0422">
      <w:pPr>
        <w:ind w:left="360" w:right="639" w:hanging="274"/>
        <w:rPr>
          <w:rFonts w:ascii="Calibri" w:hAnsi="Calibri"/>
          <w:lang w:val="en-US"/>
        </w:rPr>
      </w:pPr>
      <w:r>
        <w:rPr>
          <w:rFonts w:ascii="Calibri" w:hAnsi="Calibri"/>
          <w:lang w:val="en-US"/>
        </w:rPr>
        <w:t xml:space="preserve">31. </w:t>
      </w:r>
      <w:r w:rsidR="005A0F5E">
        <w:rPr>
          <w:rFonts w:ascii="Calibri" w:hAnsi="Calibri"/>
          <w:lang w:val="en-US"/>
        </w:rPr>
        <w:t xml:space="preserve">Do a second quick quality control test, again using the Utility Network Analyst toolbar trace 'Find Connected'.  Select </w:t>
      </w:r>
      <w:r w:rsidR="005A0F5E" w:rsidRPr="001F6B02">
        <w:rPr>
          <w:rFonts w:ascii="Calibri" w:hAnsi="Calibri"/>
          <w:b/>
          <w:lang w:val="en-US"/>
        </w:rPr>
        <w:t>'Find Connected'</w:t>
      </w:r>
      <w:r w:rsidR="005A0F5E">
        <w:rPr>
          <w:rFonts w:ascii="Calibri" w:hAnsi="Calibri"/>
          <w:lang w:val="en-US"/>
        </w:rPr>
        <w:t xml:space="preserve"> and click </w:t>
      </w:r>
      <w:r w:rsidR="005A0F5E" w:rsidRPr="001F6B02">
        <w:rPr>
          <w:rFonts w:ascii="Calibri" w:hAnsi="Calibri"/>
          <w:b/>
          <w:lang w:val="en-US"/>
        </w:rPr>
        <w:t>'Solve'</w:t>
      </w:r>
      <w:r w:rsidR="005A0F5E">
        <w:rPr>
          <w:rFonts w:ascii="Calibri" w:hAnsi="Calibri"/>
          <w:lang w:val="en-US"/>
        </w:rPr>
        <w:t xml:space="preserve">.  All network 'beyond' barrier D should now be inaccessible and therefore not connected. </w:t>
      </w:r>
    </w:p>
    <w:p w14:paraId="1BEFD5CD" w14:textId="77777777" w:rsidR="002723FB" w:rsidRDefault="002723FB" w:rsidP="008C0422">
      <w:pPr>
        <w:ind w:left="360" w:right="639" w:hanging="274"/>
        <w:rPr>
          <w:rFonts w:ascii="Calibri" w:hAnsi="Calibri"/>
          <w:lang w:val="en-US"/>
        </w:rPr>
      </w:pPr>
    </w:p>
    <w:p w14:paraId="5AE9ED77" w14:textId="77777777" w:rsidR="005A0F5E" w:rsidRDefault="006319E3" w:rsidP="00F82AE3">
      <w:pPr>
        <w:pStyle w:val="Heading3"/>
        <w:rPr>
          <w:lang w:val="en-CA"/>
        </w:rPr>
      </w:pPr>
      <w:bookmarkStart w:id="44" w:name="_Toc343038089"/>
      <w:bookmarkStart w:id="45" w:name="_Toc52020084"/>
      <w:r w:rsidRPr="002723FB">
        <w:t>Set up the FIPEX Options</w:t>
      </w:r>
      <w:bookmarkEnd w:id="44"/>
      <w:bookmarkEnd w:id="45"/>
    </w:p>
    <w:p w14:paraId="5B47DFD2"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6F626336" w14:textId="77777777" w:rsidR="00796D5D" w:rsidRPr="00796D5D" w:rsidRDefault="00796D5D" w:rsidP="00796D5D">
      <w:pPr>
        <w:rPr>
          <w:lang w:eastAsia="ru-RU"/>
        </w:rPr>
      </w:pPr>
    </w:p>
    <w:p w14:paraId="2C850C59" w14:textId="77777777" w:rsidR="006319E3" w:rsidRDefault="002723FB" w:rsidP="008C0422">
      <w:pPr>
        <w:ind w:left="360" w:right="639" w:hanging="274"/>
        <w:rPr>
          <w:rFonts w:ascii="Calibri" w:hAnsi="Calibri"/>
          <w:lang w:val="en-US"/>
        </w:rPr>
      </w:pPr>
      <w:r>
        <w:rPr>
          <w:rFonts w:ascii="Calibri" w:hAnsi="Calibri"/>
          <w:lang w:val="en-US"/>
        </w:rPr>
        <w:lastRenderedPageBreak/>
        <w:t xml:space="preserve">32. </w:t>
      </w:r>
      <w:r w:rsidR="006319E3">
        <w:rPr>
          <w:rFonts w:ascii="Calibri" w:hAnsi="Calibri"/>
          <w:lang w:val="en-US"/>
        </w:rPr>
        <w:t xml:space="preserve">Click </w:t>
      </w:r>
      <w:r w:rsidR="006319E3" w:rsidRPr="001F6B02">
        <w:rPr>
          <w:rFonts w:ascii="Calibri" w:hAnsi="Calibri"/>
          <w:b/>
          <w:lang w:val="en-US"/>
        </w:rPr>
        <w:t>'Menu'</w:t>
      </w:r>
      <w:r w:rsidR="006319E3">
        <w:rPr>
          <w:rFonts w:ascii="Calibri" w:hAnsi="Calibri"/>
          <w:lang w:val="en-US"/>
        </w:rPr>
        <w:t xml:space="preserve"> -&gt; </w:t>
      </w:r>
      <w:r w:rsidR="006319E3" w:rsidRPr="001F6B02">
        <w:rPr>
          <w:rFonts w:ascii="Calibri" w:hAnsi="Calibri"/>
          <w:b/>
          <w:lang w:val="en-US"/>
        </w:rPr>
        <w:t>'Options'</w:t>
      </w:r>
      <w:r w:rsidR="006319E3">
        <w:rPr>
          <w:rFonts w:ascii="Calibri" w:hAnsi="Calibri"/>
          <w:lang w:val="en-US"/>
        </w:rPr>
        <w:t xml:space="preserve"> on the FIPEX toolbar. </w:t>
      </w:r>
    </w:p>
    <w:p w14:paraId="07378462" w14:textId="77777777" w:rsidR="002723FB" w:rsidRDefault="002723FB" w:rsidP="008C0422">
      <w:pPr>
        <w:ind w:left="360" w:right="639" w:hanging="274"/>
        <w:rPr>
          <w:rFonts w:ascii="Calibri" w:hAnsi="Calibri"/>
          <w:lang w:val="en-US"/>
        </w:rPr>
      </w:pPr>
      <w:r>
        <w:rPr>
          <w:rFonts w:ascii="Calibri" w:hAnsi="Calibri"/>
          <w:lang w:val="en-US"/>
        </w:rPr>
        <w:t xml:space="preserve">33. </w:t>
      </w:r>
      <w:r w:rsidR="006319E3">
        <w:rPr>
          <w:rFonts w:ascii="Calibri" w:hAnsi="Calibri"/>
          <w:lang w:val="en-US"/>
        </w:rPr>
        <w:t xml:space="preserve">You will see four tabs.  </w:t>
      </w:r>
      <w:r>
        <w:rPr>
          <w:rFonts w:ascii="Calibri" w:hAnsi="Calibri"/>
          <w:lang w:val="en-US"/>
        </w:rPr>
        <w:t xml:space="preserve">The menu is described in more detail in later sections.  For now </w:t>
      </w:r>
      <w:r w:rsidR="001F6B02">
        <w:rPr>
          <w:rFonts w:ascii="Calibri" w:hAnsi="Calibri"/>
          <w:lang w:val="en-US"/>
        </w:rPr>
        <w:t xml:space="preserve">the </w:t>
      </w:r>
      <w:r w:rsidR="005D0881" w:rsidRPr="001F6B02">
        <w:rPr>
          <w:rFonts w:ascii="Calibri" w:hAnsi="Calibri"/>
          <w:b/>
          <w:lang w:val="en-US"/>
        </w:rPr>
        <w:t>General Tab</w:t>
      </w:r>
      <w:r w:rsidR="005D0881">
        <w:rPr>
          <w:rFonts w:ascii="Calibri" w:hAnsi="Calibri"/>
          <w:lang w:val="en-US"/>
        </w:rPr>
        <w:t xml:space="preserve"> settings</w:t>
      </w:r>
      <w:r>
        <w:rPr>
          <w:rFonts w:ascii="Calibri" w:hAnsi="Calibri"/>
          <w:lang w:val="en-US"/>
        </w:rPr>
        <w:t xml:space="preserve"> determine</w:t>
      </w:r>
      <w:r w:rsidR="005D0881">
        <w:rPr>
          <w:rFonts w:ascii="Calibri" w:hAnsi="Calibri"/>
          <w:lang w:val="en-US"/>
        </w:rPr>
        <w:t>s</w:t>
      </w:r>
      <w:r>
        <w:rPr>
          <w:rFonts w:ascii="Calibri" w:hAnsi="Calibri"/>
          <w:lang w:val="en-US"/>
        </w:rPr>
        <w:t xml:space="preserve"> which </w:t>
      </w:r>
      <w:r w:rsidRPr="001F6B02">
        <w:rPr>
          <w:rFonts w:ascii="Calibri" w:hAnsi="Calibri"/>
          <w:lang w:val="en-US"/>
        </w:rPr>
        <w:t>habitat</w:t>
      </w:r>
      <w:r>
        <w:rPr>
          <w:rFonts w:ascii="Calibri" w:hAnsi="Calibri"/>
          <w:lang w:val="en-US"/>
        </w:rPr>
        <w:t xml:space="preserve"> layers are used in the analysis, an</w:t>
      </w:r>
      <w:r w:rsidR="005D0881">
        <w:rPr>
          <w:rFonts w:ascii="Calibri" w:hAnsi="Calibri"/>
          <w:lang w:val="en-US"/>
        </w:rPr>
        <w:t xml:space="preserve">d the </w:t>
      </w:r>
      <w:r w:rsidR="005D0881" w:rsidRPr="001F6B02">
        <w:rPr>
          <w:rFonts w:ascii="Calibri" w:hAnsi="Calibri"/>
          <w:b/>
          <w:lang w:val="en-US"/>
        </w:rPr>
        <w:t>'Barriers</w:t>
      </w:r>
      <w:r w:rsidR="001F6B02">
        <w:rPr>
          <w:rFonts w:ascii="Calibri" w:hAnsi="Calibri"/>
          <w:b/>
          <w:lang w:val="en-US"/>
        </w:rPr>
        <w:t xml:space="preserve"> Tab </w:t>
      </w:r>
      <w:r w:rsidR="001F6B02">
        <w:rPr>
          <w:rFonts w:ascii="Calibri" w:hAnsi="Calibri"/>
          <w:lang w:val="en-US"/>
        </w:rPr>
        <w:t>contains</w:t>
      </w:r>
      <w:r w:rsidR="005D0881">
        <w:rPr>
          <w:rFonts w:ascii="Calibri" w:hAnsi="Calibri"/>
          <w:lang w:val="en-US"/>
        </w:rPr>
        <w:t xml:space="preserve"> settings </w:t>
      </w:r>
      <w:r>
        <w:rPr>
          <w:rFonts w:ascii="Calibri" w:hAnsi="Calibri"/>
          <w:lang w:val="en-US"/>
        </w:rPr>
        <w:t xml:space="preserve">for barriers used in the analysis.  </w:t>
      </w:r>
    </w:p>
    <w:p w14:paraId="77DE531A" w14:textId="77777777" w:rsidR="002808C1" w:rsidRDefault="001F6B02" w:rsidP="008C0422">
      <w:pPr>
        <w:ind w:left="360" w:right="639" w:hanging="274"/>
        <w:rPr>
          <w:rFonts w:ascii="Calibri" w:hAnsi="Calibri"/>
          <w:lang w:val="en-US"/>
        </w:rPr>
      </w:pPr>
      <w:r>
        <w:rPr>
          <w:rFonts w:ascii="Calibri" w:hAnsi="Calibri"/>
          <w:lang w:val="en-US"/>
        </w:rPr>
        <w:t xml:space="preserve">34. In the </w:t>
      </w:r>
      <w:r w:rsidRPr="001F6B02">
        <w:rPr>
          <w:rFonts w:ascii="Calibri" w:hAnsi="Calibri"/>
          <w:b/>
          <w:lang w:val="en-US"/>
        </w:rPr>
        <w:t>General T</w:t>
      </w:r>
      <w:r w:rsidR="002723FB" w:rsidRPr="001F6B02">
        <w:rPr>
          <w:rFonts w:ascii="Calibri" w:hAnsi="Calibri"/>
          <w:b/>
          <w:lang w:val="en-US"/>
        </w:rPr>
        <w:t>ab</w:t>
      </w:r>
      <w:r w:rsidR="002723FB">
        <w:rPr>
          <w:rFonts w:ascii="Calibri" w:hAnsi="Calibri"/>
          <w:lang w:val="en-US"/>
        </w:rPr>
        <w:t xml:space="preserve">, click the checkbox next to River Lines.  Highlighting this layer will activate the </w:t>
      </w:r>
      <w:r w:rsidR="002723FB" w:rsidRPr="001F6B02">
        <w:rPr>
          <w:rFonts w:ascii="Calibri" w:hAnsi="Calibri"/>
          <w:b/>
          <w:lang w:val="en-US"/>
        </w:rPr>
        <w:t>'Change'</w:t>
      </w:r>
      <w:r w:rsidR="002723FB">
        <w:rPr>
          <w:rFonts w:ascii="Calibri" w:hAnsi="Calibri"/>
          <w:lang w:val="en-US"/>
        </w:rPr>
        <w:t xml:space="preserve"> button.  </w:t>
      </w:r>
    </w:p>
    <w:p w14:paraId="272712CB" w14:textId="77777777" w:rsidR="002808C1" w:rsidRDefault="002808C1" w:rsidP="008C0422">
      <w:pPr>
        <w:ind w:left="360" w:right="639" w:hanging="274"/>
        <w:rPr>
          <w:rFonts w:ascii="Calibri" w:hAnsi="Calibri"/>
          <w:lang w:val="en-US"/>
        </w:rPr>
      </w:pPr>
    </w:p>
    <w:p w14:paraId="2108C373" w14:textId="229B35AB" w:rsidR="002723FB" w:rsidRDefault="00A6703E" w:rsidP="008C0422">
      <w:pPr>
        <w:ind w:left="360" w:right="639" w:hanging="274"/>
        <w:rPr>
          <w:rFonts w:ascii="Calibri" w:hAnsi="Calibri"/>
          <w:lang w:val="en-US"/>
        </w:rPr>
      </w:pPr>
      <w:r>
        <w:rPr>
          <w:rFonts w:ascii="Calibri" w:hAnsi="Calibri"/>
          <w:noProof/>
          <w:lang w:val="en-US"/>
        </w:rPr>
        <mc:AlternateContent>
          <mc:Choice Requires="wps">
            <w:drawing>
              <wp:inline distT="0" distB="0" distL="0" distR="0" wp14:anchorId="3D95E18A" wp14:editId="0814D77B">
                <wp:extent cx="5615940" cy="511810"/>
                <wp:effectExtent l="12065" t="12065" r="10795" b="9525"/>
                <wp:docPr id="73" name="Text Box 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511810"/>
                        </a:xfrm>
                        <a:prstGeom prst="rect">
                          <a:avLst/>
                        </a:prstGeom>
                        <a:solidFill>
                          <a:schemeClr val="tx1">
                            <a:lumMod val="65000"/>
                            <a:lumOff val="35000"/>
                          </a:schemeClr>
                        </a:solidFill>
                        <a:ln w="9525">
                          <a:solidFill>
                            <a:srgbClr val="000000"/>
                          </a:solidFill>
                          <a:miter lim="800000"/>
                          <a:headEnd/>
                          <a:tailEnd/>
                        </a:ln>
                      </wps:spPr>
                      <wps:txbx>
                        <w:txbxContent>
                          <w:p w14:paraId="7B3BE9F7" w14:textId="77777777" w:rsidR="00386FF9" w:rsidRPr="002723FB" w:rsidRDefault="00386FF9" w:rsidP="002808C1">
                            <w:pPr>
                              <w:ind w:left="360" w:right="639" w:hanging="274"/>
                              <w:rPr>
                                <w:rFonts w:ascii="Calibri" w:hAnsi="Calibri"/>
                                <w:color w:val="FFFFFF" w:themeColor="background1"/>
                                <w:lang w:val="en-US"/>
                              </w:rPr>
                            </w:pPr>
                            <w:r w:rsidRPr="002723FB">
                              <w:rPr>
                                <w:rFonts w:ascii="Calibri" w:hAnsi="Calibri"/>
                                <w:color w:val="FFFFFF" w:themeColor="background1"/>
                                <w:lang w:val="en-US"/>
                              </w:rPr>
                              <w:t xml:space="preserve">NOTE: Lines will only appear in the 'Line Layers' box if they participate in a geometric network. </w:t>
                            </w:r>
                          </w:p>
                          <w:p w14:paraId="448B984C" w14:textId="77777777" w:rsidR="00386FF9" w:rsidRPr="002808C1" w:rsidRDefault="00386FF9" w:rsidP="002808C1"/>
                        </w:txbxContent>
                      </wps:txbx>
                      <wps:bodyPr rot="0" vert="horz" wrap="square" lIns="91440" tIns="45720" rIns="91440" bIns="45720" anchor="t" anchorCtr="0" upright="1">
                        <a:noAutofit/>
                      </wps:bodyPr>
                    </wps:wsp>
                  </a:graphicData>
                </a:graphic>
              </wp:inline>
            </w:drawing>
          </mc:Choice>
          <mc:Fallback>
            <w:pict>
              <v:shape w14:anchorId="3D95E18A" id="Text Box 478" o:spid="_x0000_s1035" type="#_x0000_t202" style="width:442.2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" fillcolor="#5a5a5a [2109]">
                <v:textbox>
                  <w:txbxContent>
                    <w:p w14:paraId="7B3BE9F7" w14:textId="77777777" w:rsidR="00386FF9" w:rsidRPr="002723FB" w:rsidRDefault="00386FF9" w:rsidP="002808C1">
                      <w:pPr>
                        <w:ind w:left="360" w:right="639" w:hanging="274"/>
                        <w:rPr>
                          <w:rFonts w:ascii="Calibri" w:hAnsi="Calibri"/>
                          <w:color w:val="FFFFFF" w:themeColor="background1"/>
                          <w:lang w:val="en-US"/>
                        </w:rPr>
                      </w:pPr>
                      <w:r w:rsidRPr="002723FB">
                        <w:rPr>
                          <w:rFonts w:ascii="Calibri" w:hAnsi="Calibri"/>
                          <w:color w:val="FFFFFF" w:themeColor="background1"/>
                          <w:lang w:val="en-US"/>
                        </w:rPr>
                        <w:t xml:space="preserve">NOTE: Lines will only appear in the 'Line Layers' box if they participate in a geometric network. </w:t>
                      </w:r>
                    </w:p>
                    <w:p w14:paraId="448B984C" w14:textId="77777777" w:rsidR="00386FF9" w:rsidRPr="002808C1" w:rsidRDefault="00386FF9" w:rsidP="002808C1"/>
                  </w:txbxContent>
                </v:textbox>
                <w10:anchorlock/>
              </v:shape>
            </w:pict>
          </mc:Fallback>
        </mc:AlternateContent>
      </w:r>
    </w:p>
    <w:p w14:paraId="683ED41D" w14:textId="77777777" w:rsidR="002723FB" w:rsidRDefault="002723FB" w:rsidP="008C0422">
      <w:pPr>
        <w:ind w:left="360" w:right="639" w:hanging="274"/>
        <w:rPr>
          <w:rFonts w:ascii="Calibri" w:hAnsi="Calibri"/>
          <w:lang w:val="en-US"/>
        </w:rPr>
      </w:pPr>
    </w:p>
    <w:p w14:paraId="4D5C455C" w14:textId="77777777" w:rsidR="006319E3" w:rsidRDefault="002723FB" w:rsidP="008C0422">
      <w:pPr>
        <w:ind w:left="360" w:right="639" w:hanging="274"/>
        <w:rPr>
          <w:rFonts w:ascii="Calibri" w:hAnsi="Calibri"/>
          <w:lang w:val="en-US"/>
        </w:rPr>
      </w:pPr>
      <w:r>
        <w:rPr>
          <w:rFonts w:ascii="Calibri" w:hAnsi="Calibri"/>
          <w:lang w:val="en-US"/>
        </w:rPr>
        <w:t xml:space="preserve">  </w:t>
      </w:r>
    </w:p>
    <w:p w14:paraId="67DDB8AE" w14:textId="239AA26F" w:rsidR="005A0F5E" w:rsidRDefault="00C91762" w:rsidP="00B67654">
      <w:pPr>
        <w:ind w:left="360" w:right="639" w:hanging="274"/>
        <w:rPr>
          <w:rFonts w:ascii="Calibri" w:hAnsi="Calibri"/>
          <w:lang w:val="en-US"/>
        </w:rPr>
      </w:pPr>
      <w:r>
        <w:rPr>
          <w:rFonts w:ascii="Calibri" w:hAnsi="Calibri"/>
          <w:noProof/>
          <w:lang w:val="en-US"/>
        </w:rPr>
        <w:drawing>
          <wp:inline distT="0" distB="0" distL="0" distR="0" wp14:anchorId="0553CF27" wp14:editId="2F3347FD">
            <wp:extent cx="4318222" cy="3956253"/>
            <wp:effectExtent l="0" t="0" r="0" b="0"/>
            <wp:docPr id="231" name="Picture 2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318222" cy="3956253"/>
                    </a:xfrm>
                    <a:prstGeom prst="rect">
                      <a:avLst/>
                    </a:prstGeom>
                  </pic:spPr>
                </pic:pic>
              </a:graphicData>
            </a:graphic>
          </wp:inline>
        </w:drawing>
      </w:r>
    </w:p>
    <w:p w14:paraId="4002D862" w14:textId="77777777" w:rsidR="00BC7659" w:rsidRDefault="00BC7659" w:rsidP="002D3654">
      <w:pPr>
        <w:ind w:left="360" w:right="639" w:hanging="274"/>
        <w:rPr>
          <w:rFonts w:ascii="Calibri" w:hAnsi="Calibri"/>
          <w:lang w:val="en-US"/>
        </w:rPr>
      </w:pPr>
    </w:p>
    <w:p w14:paraId="4833F407" w14:textId="77777777" w:rsidR="00BC7659" w:rsidRDefault="002723FB" w:rsidP="002D3654">
      <w:pPr>
        <w:ind w:left="360" w:right="639" w:hanging="274"/>
        <w:rPr>
          <w:rFonts w:ascii="Calibri" w:hAnsi="Calibri"/>
          <w:lang w:val="en-US"/>
        </w:rPr>
      </w:pPr>
      <w:r>
        <w:rPr>
          <w:rFonts w:ascii="Calibri" w:hAnsi="Calibri"/>
          <w:lang w:val="en-US"/>
        </w:rPr>
        <w:t xml:space="preserve">35. Click the </w:t>
      </w:r>
      <w:r w:rsidRPr="001F6B02">
        <w:rPr>
          <w:rFonts w:ascii="Calibri" w:hAnsi="Calibri"/>
          <w:b/>
          <w:lang w:val="en-US"/>
        </w:rPr>
        <w:t>'Change'</w:t>
      </w:r>
      <w:r>
        <w:rPr>
          <w:rFonts w:ascii="Calibri" w:hAnsi="Calibri"/>
          <w:lang w:val="en-US"/>
        </w:rPr>
        <w:t xml:space="preserve"> button. Select </w:t>
      </w:r>
      <w:r w:rsidRPr="001F6B02">
        <w:rPr>
          <w:rFonts w:ascii="Calibri" w:hAnsi="Calibri"/>
          <w:i/>
          <w:lang w:val="en-US"/>
        </w:rPr>
        <w:t>'LengthPrio_Demo'</w:t>
      </w:r>
      <w:r>
        <w:rPr>
          <w:rFonts w:ascii="Calibri" w:hAnsi="Calibri"/>
          <w:lang w:val="en-US"/>
        </w:rPr>
        <w:t xml:space="preserve"> as the </w:t>
      </w:r>
      <w:r w:rsidRPr="001F6B02">
        <w:rPr>
          <w:rFonts w:ascii="Calibri" w:hAnsi="Calibri"/>
          <w:b/>
          <w:lang w:val="en-US"/>
        </w:rPr>
        <w:t>'Quantity'</w:t>
      </w:r>
      <w:r>
        <w:rPr>
          <w:rFonts w:ascii="Calibri" w:hAnsi="Calibri"/>
          <w:lang w:val="en-US"/>
        </w:rPr>
        <w:t xml:space="preserve"> -- this determines what field in the layer attribute table will be used to summarize habitat quantity.  The simplest option is length. Select '</w:t>
      </w:r>
      <w:r w:rsidRPr="001F6B02">
        <w:rPr>
          <w:rFonts w:ascii="Calibri" w:hAnsi="Calibri"/>
          <w:i/>
          <w:lang w:val="en-US"/>
        </w:rPr>
        <w:t>&lt;none&gt;</w:t>
      </w:r>
      <w:r>
        <w:rPr>
          <w:rFonts w:ascii="Calibri" w:hAnsi="Calibri"/>
          <w:lang w:val="en-US"/>
        </w:rPr>
        <w:t xml:space="preserve">' for the </w:t>
      </w:r>
      <w:r w:rsidR="005D0881" w:rsidRPr="001F6B02">
        <w:rPr>
          <w:rFonts w:ascii="Calibri" w:hAnsi="Calibri"/>
          <w:b/>
          <w:lang w:val="en-US"/>
        </w:rPr>
        <w:t>'</w:t>
      </w:r>
      <w:r w:rsidRPr="001F6B02">
        <w:rPr>
          <w:rFonts w:ascii="Calibri" w:hAnsi="Calibri"/>
          <w:b/>
          <w:lang w:val="en-US"/>
        </w:rPr>
        <w:t>class</w:t>
      </w:r>
      <w:r w:rsidR="005D0881" w:rsidRPr="001F6B02">
        <w:rPr>
          <w:rFonts w:ascii="Calibri" w:hAnsi="Calibri"/>
          <w:b/>
          <w:lang w:val="en-US"/>
        </w:rPr>
        <w:t>'</w:t>
      </w:r>
      <w:r>
        <w:rPr>
          <w:rFonts w:ascii="Calibri" w:hAnsi="Calibri"/>
          <w:lang w:val="en-US"/>
        </w:rPr>
        <w:t xml:space="preserve"> field.  Select </w:t>
      </w:r>
      <w:r w:rsidRPr="001F6B02">
        <w:rPr>
          <w:rFonts w:ascii="Calibri" w:hAnsi="Calibri"/>
          <w:b/>
          <w:lang w:val="en-US"/>
        </w:rPr>
        <w:t>'Metres'</w:t>
      </w:r>
      <w:r>
        <w:rPr>
          <w:rFonts w:ascii="Calibri" w:hAnsi="Calibri"/>
          <w:lang w:val="en-US"/>
        </w:rPr>
        <w:t xml:space="preserve"> for the </w:t>
      </w:r>
      <w:r w:rsidRPr="001F6B02">
        <w:rPr>
          <w:rFonts w:ascii="Calibri" w:hAnsi="Calibri"/>
          <w:b/>
          <w:lang w:val="en-US"/>
        </w:rPr>
        <w:t>Units</w:t>
      </w:r>
      <w:r>
        <w:rPr>
          <w:rFonts w:ascii="Calibri" w:hAnsi="Calibri"/>
          <w:lang w:val="en-US"/>
        </w:rPr>
        <w:t xml:space="preserve">.  Click </w:t>
      </w:r>
      <w:r w:rsidRPr="001F6B02">
        <w:rPr>
          <w:rFonts w:ascii="Calibri" w:hAnsi="Calibri"/>
          <w:b/>
          <w:lang w:val="en-US"/>
        </w:rPr>
        <w:t>'Save'</w:t>
      </w:r>
    </w:p>
    <w:p w14:paraId="0C2594E0" w14:textId="77777777" w:rsidR="002723FB" w:rsidRDefault="002723FB" w:rsidP="002D3654">
      <w:pPr>
        <w:ind w:left="360" w:right="639" w:hanging="274"/>
        <w:rPr>
          <w:rFonts w:ascii="Calibri" w:hAnsi="Calibri"/>
          <w:lang w:val="en-US"/>
        </w:rPr>
      </w:pPr>
      <w:r>
        <w:rPr>
          <w:rFonts w:ascii="Calibri" w:hAnsi="Calibri"/>
          <w:lang w:val="en-US"/>
        </w:rPr>
        <w:t xml:space="preserve">36.  Click the </w:t>
      </w:r>
      <w:r w:rsidRPr="001F6B02">
        <w:rPr>
          <w:rFonts w:ascii="Calibri" w:hAnsi="Calibri"/>
          <w:b/>
          <w:lang w:val="en-US"/>
        </w:rPr>
        <w:t>'Barriers'</w:t>
      </w:r>
      <w:r>
        <w:rPr>
          <w:rFonts w:ascii="Calibri" w:hAnsi="Calibri"/>
          <w:lang w:val="en-US"/>
        </w:rPr>
        <w:t xml:space="preserve"> Tab.  Check </w:t>
      </w:r>
      <w:r w:rsidRPr="001F6B02">
        <w:rPr>
          <w:rFonts w:ascii="Calibri" w:hAnsi="Calibri"/>
          <w:b/>
          <w:lang w:val="en-US"/>
        </w:rPr>
        <w:t>'RiverDams'</w:t>
      </w:r>
      <w:r>
        <w:rPr>
          <w:rFonts w:ascii="Calibri" w:hAnsi="Calibri"/>
          <w:lang w:val="en-US"/>
        </w:rPr>
        <w:t xml:space="preserve"> as a barriers layer.  </w:t>
      </w:r>
    </w:p>
    <w:p w14:paraId="18CD112C" w14:textId="77777777" w:rsidR="002723FB" w:rsidRDefault="002723FB" w:rsidP="002D3654">
      <w:pPr>
        <w:ind w:left="360" w:right="639" w:hanging="274"/>
        <w:rPr>
          <w:rFonts w:ascii="Calibri" w:hAnsi="Calibri"/>
          <w:lang w:val="en-US"/>
        </w:rPr>
      </w:pPr>
      <w:r>
        <w:rPr>
          <w:rFonts w:ascii="Calibri" w:hAnsi="Calibri"/>
          <w:lang w:val="en-US"/>
        </w:rPr>
        <w:t xml:space="preserve">37.  Select a field to use to uniquely identify barriers in analysis output.  Click </w:t>
      </w:r>
      <w:r w:rsidRPr="001F6B02">
        <w:rPr>
          <w:rFonts w:ascii="Calibri" w:hAnsi="Calibri"/>
          <w:b/>
          <w:lang w:val="en-US"/>
        </w:rPr>
        <w:t>'Change ID Field</w:t>
      </w:r>
      <w:r>
        <w:rPr>
          <w:rFonts w:ascii="Calibri" w:hAnsi="Calibri"/>
          <w:lang w:val="en-US"/>
        </w:rPr>
        <w:t xml:space="preserve">' and select the field </w:t>
      </w:r>
      <w:r w:rsidRPr="001F6B02">
        <w:rPr>
          <w:rFonts w:ascii="Calibri" w:hAnsi="Calibri"/>
          <w:b/>
          <w:i/>
          <w:lang w:val="en-US"/>
        </w:rPr>
        <w:t>'Label'</w:t>
      </w:r>
      <w:r>
        <w:rPr>
          <w:rFonts w:ascii="Calibri" w:hAnsi="Calibri"/>
          <w:lang w:val="en-US"/>
        </w:rPr>
        <w:t xml:space="preserve"> and click </w:t>
      </w:r>
      <w:r w:rsidRPr="001F6B02">
        <w:rPr>
          <w:rFonts w:ascii="Calibri" w:hAnsi="Calibri"/>
          <w:b/>
          <w:lang w:val="en-US"/>
        </w:rPr>
        <w:t>'Save'</w:t>
      </w:r>
      <w:r>
        <w:rPr>
          <w:rFonts w:ascii="Calibri" w:hAnsi="Calibri"/>
          <w:lang w:val="en-US"/>
        </w:rPr>
        <w:t xml:space="preserve">. </w:t>
      </w:r>
    </w:p>
    <w:p w14:paraId="0E187684" w14:textId="77777777" w:rsidR="008D21E0" w:rsidRDefault="008D21E0" w:rsidP="002D3654">
      <w:pPr>
        <w:ind w:left="360" w:right="639" w:hanging="274"/>
        <w:rPr>
          <w:rFonts w:ascii="Calibri" w:hAnsi="Calibri"/>
          <w:lang w:val="en-US"/>
        </w:rPr>
      </w:pPr>
    </w:p>
    <w:p w14:paraId="5B875BE6" w14:textId="2F213212" w:rsidR="002723FB" w:rsidRDefault="00A6703E" w:rsidP="002D3654">
      <w:pPr>
        <w:ind w:left="360" w:right="639" w:hanging="274"/>
        <w:rPr>
          <w:rFonts w:ascii="Calibri" w:hAnsi="Calibri"/>
          <w:lang w:val="en-US"/>
        </w:rPr>
      </w:pPr>
      <w:r>
        <w:rPr>
          <w:rFonts w:ascii="Calibri" w:hAnsi="Calibri"/>
          <w:noProof/>
          <w:lang w:val="en-US"/>
        </w:rPr>
        <w:lastRenderedPageBreak/>
        <mc:AlternateContent>
          <mc:Choice Requires="wps">
            <w:drawing>
              <wp:inline distT="0" distB="0" distL="0" distR="0" wp14:anchorId="290C6FD7" wp14:editId="44DB60E6">
                <wp:extent cx="5615940" cy="511810"/>
                <wp:effectExtent l="12065" t="5080" r="10795" b="6985"/>
                <wp:docPr id="72" name="Text Box 4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511810"/>
                        </a:xfrm>
                        <a:prstGeom prst="rect">
                          <a:avLst/>
                        </a:prstGeom>
                        <a:solidFill>
                          <a:schemeClr val="tx1">
                            <a:lumMod val="65000"/>
                            <a:lumOff val="35000"/>
                          </a:schemeClr>
                        </a:solidFill>
                        <a:ln w="9525">
                          <a:solidFill>
                            <a:srgbClr val="000000"/>
                          </a:solidFill>
                          <a:miter lim="800000"/>
                          <a:headEnd/>
                          <a:tailEnd/>
                        </a:ln>
                      </wps:spPr>
                      <wps:txbx>
                        <w:txbxContent>
                          <w:p w14:paraId="5778AFAB" w14:textId="77777777" w:rsidR="00386FF9" w:rsidRPr="008D21E0" w:rsidRDefault="00386FF9" w:rsidP="002808C1">
                            <w:pPr>
                              <w:ind w:left="360" w:right="639" w:hanging="274"/>
                              <w:rPr>
                                <w:rFonts w:ascii="Calibri" w:hAnsi="Calibri"/>
                                <w:color w:val="FFFFFF" w:themeColor="background1"/>
                                <w:lang w:val="en-US"/>
                              </w:rPr>
                            </w:pPr>
                            <w:r w:rsidRPr="008D21E0">
                              <w:rPr>
                                <w:rFonts w:ascii="Calibri" w:hAnsi="Calibri"/>
                                <w:color w:val="FFFFFF" w:themeColor="background1"/>
                                <w:lang w:val="en-US"/>
                              </w:rPr>
                              <w:t xml:space="preserve">NOTE: all settings are saved with the MXD file.  Most settings will only </w:t>
                            </w:r>
                            <w:r>
                              <w:rPr>
                                <w:rFonts w:ascii="Calibri" w:hAnsi="Calibri"/>
                                <w:color w:val="FFFFFF" w:themeColor="background1"/>
                                <w:lang w:val="en-US"/>
                              </w:rPr>
                              <w:t>have to be set once for given river system</w:t>
                            </w:r>
                            <w:r w:rsidRPr="008D21E0">
                              <w:rPr>
                                <w:rFonts w:ascii="Calibri" w:hAnsi="Calibri"/>
                                <w:color w:val="FFFFFF" w:themeColor="background1"/>
                                <w:lang w:val="en-US"/>
                              </w:rPr>
                              <w:t xml:space="preserve">.  </w:t>
                            </w:r>
                          </w:p>
                          <w:p w14:paraId="4BF81D25" w14:textId="77777777" w:rsidR="00386FF9" w:rsidRPr="002808C1" w:rsidRDefault="00386FF9" w:rsidP="002808C1"/>
                        </w:txbxContent>
                      </wps:txbx>
                      <wps:bodyPr rot="0" vert="horz" wrap="square" lIns="91440" tIns="45720" rIns="91440" bIns="45720" anchor="t" anchorCtr="0" upright="1">
                        <a:noAutofit/>
                      </wps:bodyPr>
                    </wps:wsp>
                  </a:graphicData>
                </a:graphic>
              </wp:inline>
            </w:drawing>
          </mc:Choice>
          <mc:Fallback>
            <w:pict>
              <v:shape w14:anchorId="290C6FD7" id="Text Box 477" o:spid="_x0000_s1036" type="#_x0000_t202" style="width:442.2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" fillcolor="#5a5a5a [2109]">
                <v:textbox>
                  <w:txbxContent>
                    <w:p w14:paraId="5778AFAB" w14:textId="77777777" w:rsidR="00386FF9" w:rsidRPr="008D21E0" w:rsidRDefault="00386FF9" w:rsidP="002808C1">
                      <w:pPr>
                        <w:ind w:left="360" w:right="639" w:hanging="274"/>
                        <w:rPr>
                          <w:rFonts w:ascii="Calibri" w:hAnsi="Calibri"/>
                          <w:color w:val="FFFFFF" w:themeColor="background1"/>
                          <w:lang w:val="en-US"/>
                        </w:rPr>
                      </w:pPr>
                      <w:r w:rsidRPr="008D21E0">
                        <w:rPr>
                          <w:rFonts w:ascii="Calibri" w:hAnsi="Calibri"/>
                          <w:color w:val="FFFFFF" w:themeColor="background1"/>
                          <w:lang w:val="en-US"/>
                        </w:rPr>
                        <w:t xml:space="preserve">NOTE: all settings are saved with the MXD file.  Most settings will only </w:t>
                      </w:r>
                      <w:r>
                        <w:rPr>
                          <w:rFonts w:ascii="Calibri" w:hAnsi="Calibri"/>
                          <w:color w:val="FFFFFF" w:themeColor="background1"/>
                          <w:lang w:val="en-US"/>
                        </w:rPr>
                        <w:t>have to be set once for given river system</w:t>
                      </w:r>
                      <w:r w:rsidRPr="008D21E0">
                        <w:rPr>
                          <w:rFonts w:ascii="Calibri" w:hAnsi="Calibri"/>
                          <w:color w:val="FFFFFF" w:themeColor="background1"/>
                          <w:lang w:val="en-US"/>
                        </w:rPr>
                        <w:t xml:space="preserve">.  </w:t>
                      </w:r>
                    </w:p>
                    <w:p w14:paraId="4BF81D25" w14:textId="77777777" w:rsidR="00386FF9" w:rsidRPr="002808C1" w:rsidRDefault="00386FF9" w:rsidP="002808C1"/>
                  </w:txbxContent>
                </v:textbox>
                <w10:anchorlock/>
              </v:shape>
            </w:pict>
          </mc:Fallback>
        </mc:AlternateContent>
      </w:r>
    </w:p>
    <w:p w14:paraId="72DD7E5D" w14:textId="77777777" w:rsidR="002723FB" w:rsidRDefault="008D21E0" w:rsidP="002D3654">
      <w:pPr>
        <w:ind w:left="360" w:right="639" w:hanging="274"/>
        <w:rPr>
          <w:rFonts w:ascii="Calibri" w:hAnsi="Calibri"/>
          <w:lang w:val="en-US"/>
        </w:rPr>
      </w:pPr>
      <w:r>
        <w:rPr>
          <w:rFonts w:ascii="Calibri" w:hAnsi="Calibri"/>
          <w:lang w:val="en-US"/>
        </w:rPr>
        <w:t xml:space="preserve">38.  Click 'Save Settings' </w:t>
      </w:r>
    </w:p>
    <w:p w14:paraId="3645A0A2" w14:textId="77777777" w:rsidR="008D21E0" w:rsidRDefault="008D21E0" w:rsidP="002D3654">
      <w:pPr>
        <w:ind w:left="360" w:right="639" w:hanging="274"/>
        <w:rPr>
          <w:rFonts w:ascii="Calibri" w:hAnsi="Calibri"/>
          <w:lang w:val="en-US"/>
        </w:rPr>
      </w:pPr>
    </w:p>
    <w:p w14:paraId="28304197" w14:textId="77777777" w:rsidR="008D21E0" w:rsidRDefault="008D21E0" w:rsidP="005D0881">
      <w:pPr>
        <w:pStyle w:val="Heading3"/>
        <w:rPr>
          <w:lang w:val="en-CA"/>
        </w:rPr>
      </w:pPr>
      <w:bookmarkStart w:id="46" w:name="_Toc52020085"/>
      <w:r>
        <w:t>Run a One-Click (One Barrier) analysis</w:t>
      </w:r>
      <w:bookmarkEnd w:id="46"/>
    </w:p>
    <w:p w14:paraId="5E51166B" w14:textId="77777777" w:rsidR="00796D5D" w:rsidRPr="00796D5D" w:rsidRDefault="00796D5D" w:rsidP="00796D5D">
      <w:pPr>
        <w:rPr>
          <w:lang w:eastAsia="ru-RU"/>
        </w:rPr>
      </w:pPr>
    </w:p>
    <w:p w14:paraId="67D5FB88" w14:textId="77777777" w:rsidR="008D21E0" w:rsidRDefault="008D21E0" w:rsidP="002D3654">
      <w:pPr>
        <w:ind w:left="360" w:right="639" w:hanging="274"/>
        <w:rPr>
          <w:rFonts w:ascii="Calibri" w:hAnsi="Calibri"/>
          <w:lang w:val="en-US"/>
        </w:rPr>
      </w:pPr>
    </w:p>
    <w:p w14:paraId="171F897E" w14:textId="6CBD341E" w:rsidR="008D21E0" w:rsidRDefault="008D21E0" w:rsidP="002D3654">
      <w:pPr>
        <w:ind w:left="360" w:right="639" w:hanging="274"/>
        <w:rPr>
          <w:rFonts w:ascii="Calibri" w:hAnsi="Calibri"/>
          <w:lang w:val="en-US"/>
        </w:rPr>
      </w:pPr>
      <w:r>
        <w:rPr>
          <w:rFonts w:ascii="Calibri" w:hAnsi="Calibri"/>
          <w:lang w:val="en-US"/>
        </w:rPr>
        <w:t xml:space="preserve">39.  The FIPEX </w:t>
      </w:r>
      <w:r w:rsidRPr="001F6B02">
        <w:rPr>
          <w:rFonts w:ascii="Calibri" w:hAnsi="Calibri"/>
          <w:b/>
          <w:lang w:val="en-US"/>
        </w:rPr>
        <w:t>'One Click Analysis'</w:t>
      </w:r>
      <w:r>
        <w:rPr>
          <w:rFonts w:ascii="Calibri" w:hAnsi="Calibri"/>
          <w:lang w:val="en-US"/>
        </w:rPr>
        <w:t xml:space="preserve"> tool is meant for a quick assessment of a barriers.  Select this tool from the toolbar. </w:t>
      </w:r>
    </w:p>
    <w:p w14:paraId="2FEA6EA2" w14:textId="6C9624D8" w:rsidR="008D21E0" w:rsidRDefault="00C43430" w:rsidP="00B67654">
      <w:pPr>
        <w:ind w:left="360" w:right="639" w:hanging="274"/>
        <w:rPr>
          <w:rFonts w:ascii="Calibri" w:hAnsi="Calibri"/>
          <w:lang w:val="en-US"/>
        </w:rPr>
      </w:pPr>
      <w:r>
        <w:rPr>
          <w:rFonts w:ascii="Calibri" w:hAnsi="Calibri"/>
          <w:noProof/>
          <w:lang w:val="en-US"/>
        </w:rPr>
        <w:drawing>
          <wp:inline distT="0" distB="0" distL="0" distR="0" wp14:anchorId="4041517C" wp14:editId="32600AE6">
            <wp:extent cx="332124" cy="333556"/>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7">
                      <a:extLst>
                        <a:ext uri="{28A0092B-C50C-407E-A947-70E740481C1C}">
                          <a14:useLocalDpi xmlns:a14="http://schemas.microsoft.com/office/drawing/2010/main" val="0"/>
                        </a:ext>
                      </a:extLst>
                    </a:blip>
                    <a:srcRect l="69970" t="7416" r="18037" b="7384"/>
                    <a:stretch/>
                  </pic:blipFill>
                  <pic:spPr bwMode="auto">
                    <a:xfrm>
                      <a:off x="0" y="0"/>
                      <a:ext cx="338190" cy="339648"/>
                    </a:xfrm>
                    <a:prstGeom prst="rect">
                      <a:avLst/>
                    </a:prstGeom>
                    <a:noFill/>
                    <a:ln>
                      <a:noFill/>
                    </a:ln>
                    <a:extLst>
                      <a:ext uri="{53640926-AAD7-44D8-BBD7-CCE9431645EC}">
                        <a14:shadowObscured xmlns:a14="http://schemas.microsoft.com/office/drawing/2010/main"/>
                      </a:ext>
                    </a:extLst>
                  </pic:spPr>
                </pic:pic>
              </a:graphicData>
            </a:graphic>
          </wp:inline>
        </w:drawing>
      </w:r>
    </w:p>
    <w:p w14:paraId="4FA2F7BF" w14:textId="77777777" w:rsidR="002723FB" w:rsidRDefault="002723FB" w:rsidP="002D3654">
      <w:pPr>
        <w:ind w:left="360" w:right="639" w:hanging="274"/>
        <w:rPr>
          <w:rFonts w:ascii="Calibri" w:hAnsi="Calibri"/>
          <w:lang w:val="en-US"/>
        </w:rPr>
      </w:pPr>
    </w:p>
    <w:p w14:paraId="3A072B63" w14:textId="77777777" w:rsidR="008D21E0" w:rsidRDefault="008D21E0" w:rsidP="002D3654">
      <w:pPr>
        <w:ind w:left="360" w:right="639" w:hanging="274"/>
        <w:rPr>
          <w:rFonts w:ascii="Calibri" w:hAnsi="Calibri"/>
          <w:lang w:val="en-US"/>
        </w:rPr>
      </w:pPr>
      <w:r>
        <w:rPr>
          <w:rFonts w:ascii="Calibri" w:hAnsi="Calibri"/>
          <w:lang w:val="en-US"/>
        </w:rPr>
        <w:t xml:space="preserve">40. Click on a barrier in the network.  You should see a brief analysis run followed by a FIPEX Results Summary Form.  </w:t>
      </w:r>
    </w:p>
    <w:p w14:paraId="40183601" w14:textId="604FAA27" w:rsidR="008D21E0" w:rsidRDefault="00814603" w:rsidP="00B67654">
      <w:pPr>
        <w:ind w:left="360" w:right="639" w:hanging="274"/>
        <w:rPr>
          <w:rFonts w:ascii="Calibri" w:hAnsi="Calibri"/>
          <w:lang w:val="en-US"/>
        </w:rPr>
      </w:pPr>
      <w:r>
        <w:rPr>
          <w:rFonts w:ascii="Calibri" w:hAnsi="Calibri"/>
          <w:noProof/>
        </w:rPr>
        <w:t xml:space="preserve"> </w:t>
      </w:r>
      <w:r w:rsidR="000C58C6">
        <w:rPr>
          <w:rFonts w:ascii="Calibri" w:hAnsi="Calibri"/>
          <w:noProof/>
          <w:lang w:val="en-US"/>
        </w:rPr>
        <w:t>uninst</w:t>
      </w:r>
      <w:r w:rsidR="000C58C6">
        <w:rPr>
          <w:rFonts w:ascii="Calibri" w:hAnsi="Calibri"/>
          <w:noProof/>
          <w:lang w:val="en-US"/>
        </w:rPr>
        <w:drawing>
          <wp:inline distT="0" distB="0" distL="0" distR="0" wp14:anchorId="5EB3BACE" wp14:editId="25C2E1ED">
            <wp:extent cx="5957570" cy="2471420"/>
            <wp:effectExtent l="0" t="0" r="0" b="0"/>
            <wp:docPr id="237" name="Picture 237"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Graphical user interface, chart, lin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57570" cy="2471420"/>
                    </a:xfrm>
                    <a:prstGeom prst="rect">
                      <a:avLst/>
                    </a:prstGeom>
                  </pic:spPr>
                </pic:pic>
              </a:graphicData>
            </a:graphic>
          </wp:inline>
        </w:drawing>
      </w:r>
    </w:p>
    <w:p w14:paraId="7BDC9150" w14:textId="77777777" w:rsidR="008D21E0" w:rsidRDefault="008D21E0" w:rsidP="002D3654">
      <w:pPr>
        <w:ind w:left="360" w:right="639" w:hanging="274"/>
        <w:rPr>
          <w:rFonts w:ascii="Calibri" w:hAnsi="Calibri"/>
          <w:lang w:val="en-US"/>
        </w:rPr>
      </w:pPr>
    </w:p>
    <w:p w14:paraId="57BF98CE" w14:textId="4746322E" w:rsidR="002808C1" w:rsidRDefault="00A6703E" w:rsidP="002330D3">
      <w:pPr>
        <w:ind w:left="90" w:right="639"/>
        <w:rPr>
          <w:rFonts w:ascii="Calibri" w:hAnsi="Calibri"/>
          <w:lang w:val="en-US"/>
        </w:rPr>
      </w:pPr>
      <w:r>
        <w:rPr>
          <w:rFonts w:ascii="Calibri" w:hAnsi="Calibri"/>
          <w:noProof/>
          <w:lang w:val="en-US"/>
        </w:rPr>
        <mc:AlternateContent>
          <mc:Choice Requires="wps">
            <w:drawing>
              <wp:inline distT="0" distB="0" distL="0" distR="0" wp14:anchorId="5701081C" wp14:editId="3BB5C4A8">
                <wp:extent cx="5615940" cy="511810"/>
                <wp:effectExtent l="5080" t="6350" r="8255" b="5715"/>
                <wp:docPr id="71"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511810"/>
                        </a:xfrm>
                        <a:prstGeom prst="rect">
                          <a:avLst/>
                        </a:prstGeom>
                        <a:solidFill>
                          <a:schemeClr val="tx1">
                            <a:lumMod val="65000"/>
                            <a:lumOff val="35000"/>
                          </a:schemeClr>
                        </a:solidFill>
                        <a:ln w="9525">
                          <a:solidFill>
                            <a:srgbClr val="000000"/>
                          </a:solidFill>
                          <a:miter lim="800000"/>
                          <a:headEnd/>
                          <a:tailEnd/>
                        </a:ln>
                      </wps:spPr>
                      <wps:txbx>
                        <w:txbxContent>
                          <w:p w14:paraId="221BB068" w14:textId="77777777" w:rsidR="00386FF9" w:rsidRPr="002808C1" w:rsidRDefault="00386FF9" w:rsidP="002808C1">
                            <w:pPr>
                              <w:rPr>
                                <w:color w:val="FFFFFF" w:themeColor="background1"/>
                              </w:rPr>
                            </w:pPr>
                            <w:r w:rsidRPr="002808C1">
                              <w:rPr>
                                <w:color w:val="FFFFFF" w:themeColor="background1"/>
                              </w:rPr>
                              <w:t>NOTE: The results returned (direction and type) are determined by the settings in the 'General' Tab</w:t>
                            </w:r>
                          </w:p>
                        </w:txbxContent>
                      </wps:txbx>
                      <wps:bodyPr rot="0" vert="horz" wrap="square" lIns="91440" tIns="45720" rIns="91440" bIns="45720" anchor="t" anchorCtr="0" upright="1">
                        <a:noAutofit/>
                      </wps:bodyPr>
                    </wps:wsp>
                  </a:graphicData>
                </a:graphic>
              </wp:inline>
            </w:drawing>
          </mc:Choice>
          <mc:Fallback>
            <w:pict>
              <v:shape w14:anchorId="5701081C" id="Text Box 476" o:spid="_x0000_s1037" type="#_x0000_t202" style="width:442.2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" fillcolor="#5a5a5a [2109]">
                <v:textbox>
                  <w:txbxContent>
                    <w:p w14:paraId="221BB068" w14:textId="77777777" w:rsidR="00386FF9" w:rsidRPr="002808C1" w:rsidRDefault="00386FF9" w:rsidP="002808C1">
                      <w:pPr>
                        <w:rPr>
                          <w:color w:val="FFFFFF" w:themeColor="background1"/>
                        </w:rPr>
                      </w:pPr>
                      <w:r w:rsidRPr="002808C1">
                        <w:rPr>
                          <w:color w:val="FFFFFF" w:themeColor="background1"/>
                        </w:rPr>
                        <w:t>NOTE: The results returned (direction and type) are determined by the settings in the 'General' Tab</w:t>
                      </w:r>
                    </w:p>
                  </w:txbxContent>
                </v:textbox>
                <w10:anchorlock/>
              </v:shape>
            </w:pict>
          </mc:Fallback>
        </mc:AlternateContent>
      </w:r>
    </w:p>
    <w:p w14:paraId="6C5602A8" w14:textId="77777777" w:rsidR="008D21E0" w:rsidRDefault="008D21E0" w:rsidP="002330D3">
      <w:pPr>
        <w:ind w:left="90" w:right="639"/>
        <w:rPr>
          <w:rFonts w:ascii="Calibri" w:hAnsi="Calibri"/>
          <w:lang w:val="en-US"/>
        </w:rPr>
      </w:pPr>
      <w:r>
        <w:rPr>
          <w:rFonts w:ascii="Calibri" w:hAnsi="Calibri"/>
          <w:lang w:val="en-US"/>
        </w:rPr>
        <w:t xml:space="preserve">This was a first and general introduction to some of the FIPEX functionality and tools.  Advanced analysis, multi-barrier analysis, Dendritic Connectivity Index calculation, and other analyses are discussed later.  </w:t>
      </w:r>
    </w:p>
    <w:p w14:paraId="3AB0CF7B" w14:textId="77777777" w:rsidR="0002504A" w:rsidRPr="00C76386" w:rsidRDefault="0002504A" w:rsidP="002D3654">
      <w:pPr>
        <w:ind w:left="360" w:right="639" w:hanging="274"/>
        <w:rPr>
          <w:rFonts w:ascii="Calibri" w:hAnsi="Calibri"/>
          <w:lang w:val="en-US"/>
        </w:rPr>
      </w:pPr>
    </w:p>
    <w:p w14:paraId="2C14839E" w14:textId="6DEE8CF0" w:rsidR="002D3654" w:rsidRPr="00C76386" w:rsidRDefault="00A6703E" w:rsidP="002D3654">
      <w:pPr>
        <w:ind w:left="360" w:right="639" w:hanging="274"/>
        <w:rPr>
          <w:rFonts w:ascii="Calibri" w:hAnsi="Calibri"/>
          <w:lang w:val="en-US"/>
        </w:rPr>
      </w:pPr>
      <w:r>
        <w:rPr>
          <w:rFonts w:ascii="Calibri" w:hAnsi="Calibri"/>
          <w:noProof/>
          <w:lang w:val="en-US"/>
        </w:rPr>
        <w:lastRenderedPageBreak/>
        <mc:AlternateContent>
          <mc:Choice Requires="wps">
            <w:drawing>
              <wp:inline distT="0" distB="0" distL="0" distR="0" wp14:anchorId="03CEFC7B" wp14:editId="2D2134AD">
                <wp:extent cx="5615940" cy="1998980"/>
                <wp:effectExtent l="12065" t="5080" r="10795" b="5715"/>
                <wp:docPr id="70"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998980"/>
                        </a:xfrm>
                        <a:prstGeom prst="rect">
                          <a:avLst/>
                        </a:prstGeom>
                        <a:solidFill>
                          <a:schemeClr val="tx1">
                            <a:lumMod val="65000"/>
                            <a:lumOff val="35000"/>
                          </a:schemeClr>
                        </a:solidFill>
                        <a:ln w="9525">
                          <a:solidFill>
                            <a:srgbClr val="000000"/>
                          </a:solidFill>
                          <a:miter lim="800000"/>
                          <a:headEnd/>
                          <a:tailEnd/>
                        </a:ln>
                      </wps:spPr>
                      <wps:txbx>
                        <w:txbxContent>
                          <w:p w14:paraId="3483953D" w14:textId="77777777" w:rsidR="00386FF9"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ADDITIONAL</w:t>
                            </w:r>
                            <w:r w:rsidRPr="008D21E0">
                              <w:rPr>
                                <w:rFonts w:ascii="Calibri" w:hAnsi="Calibri"/>
                                <w:color w:val="FFFFFF" w:themeColor="background1"/>
                                <w:lang w:val="en-US"/>
                              </w:rPr>
                              <w:t xml:space="preserve"> NOTES: </w:t>
                            </w:r>
                          </w:p>
                          <w:p w14:paraId="3701108A" w14:textId="77777777" w:rsidR="00386FF9" w:rsidRPr="008D21E0"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FIPEX is not well-equipped to handle more than one geometric network in a given ArcMap data frame.  It is recommended that layers included in the data frame only participate in a maximum of one geometric network and that network be common among all participating layers.  </w:t>
                            </w:r>
                          </w:p>
                          <w:p w14:paraId="3EE44DA2" w14:textId="77777777" w:rsidR="00386FF9" w:rsidRPr="008D21E0"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Avoid using 'group layers' for layers that participate in geometric networks -- they have been known to cause issues. </w:t>
                            </w:r>
                          </w:p>
                          <w:p w14:paraId="57830EFA" w14:textId="77777777" w:rsidR="00386FF9" w:rsidRPr="008D21E0"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Web layers, such as those found on ArcGIS Online, have been known to cause problems with FIPEX, though not always.  If you encounter errors, try removing these from the map.  </w:t>
                            </w:r>
                          </w:p>
                          <w:p w14:paraId="59E25F77" w14:textId="77777777" w:rsidR="00386FF9" w:rsidRPr="000A743B" w:rsidRDefault="00386FF9" w:rsidP="002808C1"/>
                        </w:txbxContent>
                      </wps:txbx>
                      <wps:bodyPr rot="0" vert="horz" wrap="square" lIns="91440" tIns="45720" rIns="91440" bIns="45720" anchor="t" anchorCtr="0" upright="1">
                        <a:noAutofit/>
                      </wps:bodyPr>
                    </wps:wsp>
                  </a:graphicData>
                </a:graphic>
              </wp:inline>
            </w:drawing>
          </mc:Choice>
          <mc:Fallback>
            <w:pict>
              <v:shape w14:anchorId="03CEFC7B" id="Text Box 475" o:spid="_x0000_s1038" type="#_x0000_t202" style="width:442.2pt;height:15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" fillcolor="#5a5a5a [2109]">
                <v:textbox>
                  <w:txbxContent>
                    <w:p w14:paraId="3483953D" w14:textId="77777777" w:rsidR="00386FF9"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ADDITIONAL</w:t>
                      </w:r>
                      <w:r w:rsidRPr="008D21E0">
                        <w:rPr>
                          <w:rFonts w:ascii="Calibri" w:hAnsi="Calibri"/>
                          <w:color w:val="FFFFFF" w:themeColor="background1"/>
                          <w:lang w:val="en-US"/>
                        </w:rPr>
                        <w:t xml:space="preserve"> NOTES: </w:t>
                      </w:r>
                    </w:p>
                    <w:p w14:paraId="3701108A" w14:textId="77777777" w:rsidR="00386FF9" w:rsidRPr="008D21E0"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FIPEX is not well-equipped to handle more than one geometric network </w:t>
                      </w:r>
                      <w:proofErr w:type="gramStart"/>
                      <w:r w:rsidRPr="008D21E0">
                        <w:rPr>
                          <w:rFonts w:ascii="Calibri" w:hAnsi="Calibri"/>
                          <w:color w:val="FFFFFF" w:themeColor="background1"/>
                          <w:lang w:val="en-US"/>
                        </w:rPr>
                        <w:t>in a given</w:t>
                      </w:r>
                      <w:proofErr w:type="gramEnd"/>
                      <w:r w:rsidRPr="008D21E0">
                        <w:rPr>
                          <w:rFonts w:ascii="Calibri" w:hAnsi="Calibri"/>
                          <w:color w:val="FFFFFF" w:themeColor="background1"/>
                          <w:lang w:val="en-US"/>
                        </w:rPr>
                        <w:t xml:space="preserve"> ArcMap data frame.  It is recommended that layers included in the data frame only participate in a maximum of one geometric network and that network be common among all participating layers.  </w:t>
                      </w:r>
                    </w:p>
                    <w:p w14:paraId="3EE44DA2" w14:textId="77777777" w:rsidR="00386FF9" w:rsidRPr="008D21E0"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Avoid using 'group layers' for layers that participate in geometric networks -- they have been known to cause issues. </w:t>
                      </w:r>
                    </w:p>
                    <w:p w14:paraId="57830EFA" w14:textId="77777777" w:rsidR="00386FF9" w:rsidRPr="008D21E0"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Web layers, such as those found on ArcGIS Online, have been known to cause problems with FIPEX, though not always.  If you encounter errors, try removing these from the map.  </w:t>
                      </w:r>
                    </w:p>
                    <w:p w14:paraId="59E25F77" w14:textId="77777777" w:rsidR="00386FF9" w:rsidRPr="000A743B" w:rsidRDefault="00386FF9" w:rsidP="002808C1"/>
                  </w:txbxContent>
                </v:textbox>
                <w10:anchorlock/>
              </v:shape>
            </w:pict>
          </mc:Fallback>
        </mc:AlternateContent>
      </w:r>
    </w:p>
    <w:p w14:paraId="2A0A0763" w14:textId="77777777" w:rsidR="002330D3" w:rsidRDefault="002330D3">
      <w:pPr>
        <w:rPr>
          <w:rFonts w:ascii="Arial" w:hAnsi="Arial" w:cs="Arial"/>
          <w:b/>
          <w:bCs/>
          <w:i/>
          <w:iCs/>
          <w:sz w:val="28"/>
          <w:szCs w:val="28"/>
          <w:lang w:val="en-US" w:eastAsia="ru-RU"/>
        </w:rPr>
      </w:pPr>
      <w:r>
        <w:rPr>
          <w:lang w:val="en-US"/>
        </w:rPr>
        <w:br w:type="page"/>
      </w:r>
    </w:p>
    <w:p w14:paraId="5DCA2346" w14:textId="77777777" w:rsidR="002D3654" w:rsidRDefault="002330D3" w:rsidP="002330D3">
      <w:pPr>
        <w:pStyle w:val="Heading2"/>
        <w:rPr>
          <w:lang w:val="en-US"/>
        </w:rPr>
      </w:pPr>
      <w:bookmarkStart w:id="47" w:name="_Toc52020086"/>
      <w:r>
        <w:rPr>
          <w:lang w:val="en-US"/>
        </w:rPr>
        <w:lastRenderedPageBreak/>
        <w:t>Uninstalling FIPEX</w:t>
      </w:r>
      <w:bookmarkEnd w:id="47"/>
    </w:p>
    <w:p w14:paraId="2EB82B1E"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6A5AECF2" w14:textId="77777777" w:rsidR="002D3654" w:rsidRPr="00C76386" w:rsidRDefault="002D3654" w:rsidP="001B18FD"/>
    <w:p w14:paraId="3D40F1F5" w14:textId="77777777" w:rsidR="002D3654" w:rsidRDefault="002330D3" w:rsidP="002D3654">
      <w:pPr>
        <w:ind w:left="360" w:right="639" w:hanging="274"/>
        <w:rPr>
          <w:rFonts w:ascii="Calibri" w:hAnsi="Calibri"/>
          <w:lang w:val="en-US"/>
        </w:rPr>
      </w:pPr>
      <w:r>
        <w:rPr>
          <w:rFonts w:ascii="Calibri" w:hAnsi="Calibri"/>
          <w:lang w:val="en-US"/>
        </w:rPr>
        <w:t xml:space="preserve">1. FIPEX can be removed by opening ArcMap, clicking </w:t>
      </w:r>
      <w:r w:rsidRPr="001F6B02">
        <w:rPr>
          <w:rFonts w:ascii="Calibri" w:hAnsi="Calibri"/>
          <w:b/>
          <w:lang w:val="en-US"/>
        </w:rPr>
        <w:t>'Customize'</w:t>
      </w:r>
      <w:r>
        <w:rPr>
          <w:rFonts w:ascii="Calibri" w:hAnsi="Calibri"/>
          <w:lang w:val="en-US"/>
        </w:rPr>
        <w:t xml:space="preserve"> -&gt; </w:t>
      </w:r>
      <w:r w:rsidRPr="001F6B02">
        <w:rPr>
          <w:rFonts w:ascii="Calibri" w:hAnsi="Calibri"/>
          <w:b/>
          <w:lang w:val="en-US"/>
        </w:rPr>
        <w:t>'Add-In Manager'</w:t>
      </w:r>
      <w:r>
        <w:rPr>
          <w:rFonts w:ascii="Calibri" w:hAnsi="Calibri"/>
          <w:lang w:val="en-US"/>
        </w:rPr>
        <w:t xml:space="preserve">. </w:t>
      </w:r>
    </w:p>
    <w:p w14:paraId="7F8F0902" w14:textId="3AA2E8C9" w:rsidR="002330D3" w:rsidRDefault="002330D3" w:rsidP="002D3654">
      <w:pPr>
        <w:ind w:left="360" w:right="639" w:hanging="274"/>
        <w:rPr>
          <w:rFonts w:ascii="Calibri" w:hAnsi="Calibri"/>
          <w:b/>
          <w:lang w:val="en-US"/>
        </w:rPr>
      </w:pPr>
      <w:r>
        <w:rPr>
          <w:rFonts w:ascii="Calibri" w:hAnsi="Calibri"/>
          <w:lang w:val="en-US"/>
        </w:rPr>
        <w:t xml:space="preserve">2. Under </w:t>
      </w:r>
      <w:r w:rsidRPr="001F6B02">
        <w:rPr>
          <w:rFonts w:ascii="Calibri" w:hAnsi="Calibri"/>
          <w:b/>
          <w:lang w:val="en-US"/>
        </w:rPr>
        <w:t>'My Add-Ins'</w:t>
      </w:r>
      <w:r>
        <w:rPr>
          <w:rFonts w:ascii="Calibri" w:hAnsi="Calibri"/>
          <w:lang w:val="en-US"/>
        </w:rPr>
        <w:t xml:space="preserve"> select FIPEX_AddIN_dotNet35_2 (or similar) and click </w:t>
      </w:r>
      <w:r w:rsidRPr="001F6B02">
        <w:rPr>
          <w:rFonts w:ascii="Calibri" w:hAnsi="Calibri"/>
          <w:b/>
          <w:lang w:val="en-US"/>
        </w:rPr>
        <w:t>'Delete this Add-In'</w:t>
      </w:r>
    </w:p>
    <w:p w14:paraId="16C94C40" w14:textId="77777777" w:rsidR="00C91762" w:rsidRDefault="00C91762" w:rsidP="002D3654">
      <w:pPr>
        <w:ind w:left="360" w:right="639" w:hanging="274"/>
        <w:rPr>
          <w:rFonts w:ascii="Calibri" w:hAnsi="Calibri"/>
          <w:b/>
          <w:lang w:val="en-US"/>
        </w:rPr>
      </w:pPr>
    </w:p>
    <w:p w14:paraId="66C7899D" w14:textId="21392327" w:rsidR="00C91762" w:rsidRDefault="00C91762" w:rsidP="002D3654">
      <w:pPr>
        <w:ind w:left="360" w:right="639" w:hanging="274"/>
        <w:rPr>
          <w:rFonts w:ascii="Calibri" w:hAnsi="Calibri"/>
          <w:lang w:val="en-US"/>
        </w:rPr>
      </w:pPr>
      <w:r>
        <w:rPr>
          <w:rFonts w:ascii="Calibri" w:hAnsi="Calibri"/>
          <w:noProof/>
          <w:lang w:val="en-US"/>
        </w:rPr>
        <w:drawing>
          <wp:inline distT="0" distB="0" distL="0" distR="0" wp14:anchorId="28065753" wp14:editId="37F7DB40">
            <wp:extent cx="5486682" cy="4038808"/>
            <wp:effectExtent l="0" t="0" r="0" b="0"/>
            <wp:docPr id="232" name="Picture 2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Graphical user interface, text, application, chat or text messag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86682" cy="4038808"/>
                    </a:xfrm>
                    <a:prstGeom prst="rect">
                      <a:avLst/>
                    </a:prstGeom>
                  </pic:spPr>
                </pic:pic>
              </a:graphicData>
            </a:graphic>
          </wp:inline>
        </w:drawing>
      </w:r>
    </w:p>
    <w:p w14:paraId="2D599D18" w14:textId="5BF3190B" w:rsidR="002330D3" w:rsidRPr="00C76386" w:rsidRDefault="002330D3" w:rsidP="00B67654">
      <w:pPr>
        <w:ind w:left="360" w:right="639" w:hanging="274"/>
        <w:rPr>
          <w:rFonts w:ascii="Calibri" w:hAnsi="Calibri"/>
          <w:lang w:val="en-US"/>
        </w:rPr>
      </w:pPr>
    </w:p>
    <w:p w14:paraId="61EC75DD" w14:textId="77777777" w:rsidR="00325B36" w:rsidRDefault="00E32F46" w:rsidP="00DF7D10">
      <w:r w:rsidRPr="00B06E39">
        <w:rPr>
          <w:highlight w:val="yellow"/>
        </w:rPr>
        <w:t xml:space="preserve"> </w:t>
      </w:r>
    </w:p>
    <w:p w14:paraId="47727873" w14:textId="77777777" w:rsidR="006C528C" w:rsidRPr="002C2BC0" w:rsidRDefault="006C528C" w:rsidP="006C528C">
      <w:pPr>
        <w:pStyle w:val="BodyText"/>
        <w:tabs>
          <w:tab w:val="right" w:leader="dot" w:pos="9781"/>
          <w:tab w:val="left" w:pos="9923"/>
        </w:tabs>
        <w:ind w:left="806" w:right="639"/>
        <w:rPr>
          <w:rFonts w:ascii="Calibri" w:hAnsi="Calibri"/>
          <w:sz w:val="24"/>
          <w:szCs w:val="24"/>
        </w:rPr>
      </w:pPr>
    </w:p>
    <w:p w14:paraId="0D83B377" w14:textId="77777777" w:rsidR="002D3654" w:rsidRPr="000E3D49" w:rsidRDefault="002330D3" w:rsidP="000E3D49">
      <w:pPr>
        <w:rPr>
          <w:rFonts w:asciiTheme="minorHAnsi" w:hAnsiTheme="minorHAnsi" w:cstheme="minorHAnsi"/>
          <w:lang w:val="en-US"/>
        </w:rPr>
      </w:pPr>
      <w:r w:rsidRPr="000E3D49">
        <w:rPr>
          <w:rFonts w:asciiTheme="minorHAnsi" w:hAnsiTheme="minorHAnsi" w:cstheme="minorHAnsi"/>
          <w:lang w:val="en-US"/>
        </w:rPr>
        <w:t xml:space="preserve">3. Prior to closing ArcMap, click </w:t>
      </w:r>
      <w:r w:rsidRPr="001F6B02">
        <w:rPr>
          <w:rFonts w:asciiTheme="minorHAnsi" w:hAnsiTheme="minorHAnsi" w:cstheme="minorHAnsi"/>
          <w:b/>
          <w:lang w:val="en-US"/>
        </w:rPr>
        <w:t>'Customize'</w:t>
      </w:r>
      <w:r w:rsidRPr="000E3D49">
        <w:rPr>
          <w:rFonts w:asciiTheme="minorHAnsi" w:hAnsiTheme="minorHAnsi" w:cstheme="minorHAnsi"/>
          <w:lang w:val="en-US"/>
        </w:rPr>
        <w:t xml:space="preserve"> -&gt; </w:t>
      </w:r>
      <w:r w:rsidRPr="001F6B02">
        <w:rPr>
          <w:rFonts w:asciiTheme="minorHAnsi" w:hAnsiTheme="minorHAnsi" w:cstheme="minorHAnsi"/>
          <w:b/>
          <w:lang w:val="en-US"/>
        </w:rPr>
        <w:t>'Extensions'</w:t>
      </w:r>
      <w:r w:rsidRPr="000E3D49">
        <w:rPr>
          <w:rFonts w:asciiTheme="minorHAnsi" w:hAnsiTheme="minorHAnsi" w:cstheme="minorHAnsi"/>
          <w:lang w:val="en-US"/>
        </w:rPr>
        <w:t xml:space="preserve"> and uncheck the Fish Passage Extension for ArcMap.  </w:t>
      </w:r>
    </w:p>
    <w:p w14:paraId="10888DFC" w14:textId="249B3194" w:rsidR="002330D3" w:rsidRDefault="000C58C6" w:rsidP="00B67654">
      <w:pPr>
        <w:rPr>
          <w:lang w:val="en-US"/>
        </w:rPr>
      </w:pPr>
      <w:r>
        <w:rPr>
          <w:noProof/>
          <w:lang w:val="en-US"/>
        </w:rPr>
        <w:lastRenderedPageBreak/>
        <w:drawing>
          <wp:inline distT="0" distB="0" distL="0" distR="0" wp14:anchorId="7106E447" wp14:editId="64E0AD02">
            <wp:extent cx="2400423" cy="3137061"/>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40">
                      <a:extLst>
                        <a:ext uri="{28A0092B-C50C-407E-A947-70E740481C1C}">
                          <a14:useLocalDpi xmlns:a14="http://schemas.microsoft.com/office/drawing/2010/main" val="0"/>
                        </a:ext>
                      </a:extLst>
                    </a:blip>
                    <a:stretch>
                      <a:fillRect/>
                    </a:stretch>
                  </pic:blipFill>
                  <pic:spPr>
                    <a:xfrm>
                      <a:off x="0" y="0"/>
                      <a:ext cx="2400423" cy="3137061"/>
                    </a:xfrm>
                    <a:prstGeom prst="rect">
                      <a:avLst/>
                    </a:prstGeom>
                  </pic:spPr>
                </pic:pic>
              </a:graphicData>
            </a:graphic>
          </wp:inline>
        </w:drawing>
      </w:r>
    </w:p>
    <w:p w14:paraId="61BBC766" w14:textId="77777777" w:rsidR="002330D3" w:rsidRPr="002330D3" w:rsidRDefault="002330D3" w:rsidP="00DF7D10">
      <w:pPr>
        <w:rPr>
          <w:lang w:val="en-US"/>
        </w:rPr>
      </w:pPr>
    </w:p>
    <w:p w14:paraId="7BDD7F80" w14:textId="52FEE46D" w:rsidR="000914B7" w:rsidRDefault="004C62BF" w:rsidP="00960192">
      <w:pPr>
        <w:pStyle w:val="Heading1"/>
        <w:rPr>
          <w:lang w:val="en-CA"/>
        </w:rPr>
      </w:pPr>
      <w:bookmarkStart w:id="48" w:name="_5._Overview_of"/>
      <w:bookmarkEnd w:id="48"/>
      <w:r>
        <w:br w:type="page"/>
      </w:r>
      <w:bookmarkStart w:id="49" w:name="_Toc52020087"/>
      <w:r w:rsidR="00BC71A3">
        <w:rPr>
          <w:lang w:val="en-US"/>
        </w:rPr>
        <w:lastRenderedPageBreak/>
        <w:t>5</w:t>
      </w:r>
      <w:r w:rsidR="009C782C">
        <w:rPr>
          <w:lang w:val="en-US"/>
        </w:rPr>
        <w:t xml:space="preserve">. </w:t>
      </w:r>
      <w:r w:rsidR="001D333F">
        <w:rPr>
          <w:lang w:val="en-US"/>
        </w:rPr>
        <w:t>Detailed O</w:t>
      </w:r>
      <w:r w:rsidR="009C782C">
        <w:rPr>
          <w:lang w:val="en-US"/>
        </w:rPr>
        <w:t>verview of</w:t>
      </w:r>
      <w:r w:rsidR="000914B7">
        <w:t xml:space="preserve"> FIPEX Toolset</w:t>
      </w:r>
      <w:bookmarkEnd w:id="49"/>
    </w:p>
    <w:p w14:paraId="7B713D78"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2501B0E" w14:textId="77777777" w:rsidR="00796D5D" w:rsidRPr="00796D5D" w:rsidRDefault="00796D5D" w:rsidP="00796D5D">
      <w:pPr>
        <w:rPr>
          <w:lang w:eastAsia="ru-RU"/>
        </w:rPr>
      </w:pPr>
    </w:p>
    <w:p w14:paraId="162AC8AC" w14:textId="77777777" w:rsidR="000914B7" w:rsidRDefault="000914B7" w:rsidP="00174891">
      <w:pPr>
        <w:ind w:left="86" w:right="639"/>
        <w:rPr>
          <w:rFonts w:ascii="Calibri" w:hAnsi="Calibri"/>
          <w:b/>
          <w:lang w:val="en-US"/>
        </w:rPr>
      </w:pPr>
    </w:p>
    <w:p w14:paraId="02612722" w14:textId="77777777" w:rsidR="000914B7" w:rsidRDefault="000914B7" w:rsidP="00174891">
      <w:pPr>
        <w:ind w:left="86" w:right="639"/>
        <w:rPr>
          <w:rFonts w:ascii="Calibri" w:hAnsi="Calibri"/>
          <w:lang w:val="en-US"/>
        </w:rPr>
      </w:pPr>
      <w:r w:rsidRPr="00B40AB0">
        <w:rPr>
          <w:rFonts w:ascii="Calibri" w:hAnsi="Calibri"/>
          <w:lang w:val="en-US"/>
        </w:rPr>
        <w:t xml:space="preserve">FIPEX is provided as a toolbar for ArcGIS.  This toolbar contains a number of tools, scripts, menus, and commands which makes analysis of river systems with respect to their </w:t>
      </w:r>
      <w:r w:rsidRPr="00B40AB0">
        <w:rPr>
          <w:rFonts w:ascii="Calibri" w:hAnsi="Calibri"/>
          <w:i/>
          <w:lang w:val="en-US"/>
        </w:rPr>
        <w:t>longitudinal connectivity</w:t>
      </w:r>
      <w:r w:rsidRPr="00B40AB0">
        <w:rPr>
          <w:rFonts w:ascii="Calibri" w:hAnsi="Calibri"/>
          <w:lang w:val="en-US"/>
        </w:rPr>
        <w:t xml:space="preserve"> easier.  </w:t>
      </w:r>
    </w:p>
    <w:p w14:paraId="6427031D" w14:textId="77777777" w:rsidR="00B40AB0" w:rsidRPr="00B40AB0" w:rsidRDefault="00B40AB0" w:rsidP="00174891">
      <w:pPr>
        <w:ind w:left="86" w:right="639"/>
        <w:rPr>
          <w:rFonts w:ascii="Calibri" w:hAnsi="Calibri"/>
          <w:lang w:val="en-US"/>
        </w:rPr>
      </w:pPr>
    </w:p>
    <w:p w14:paraId="47AF5F7B" w14:textId="353481D0" w:rsidR="000914B7" w:rsidRDefault="00C43430" w:rsidP="00B67654">
      <w:pPr>
        <w:ind w:left="86" w:right="639"/>
        <w:rPr>
          <w:rFonts w:ascii="Calibri" w:hAnsi="Calibri"/>
          <w:b/>
          <w:lang w:val="en-US"/>
        </w:rPr>
      </w:pPr>
      <w:r>
        <w:rPr>
          <w:rFonts w:ascii="Calibri" w:hAnsi="Calibri"/>
          <w:b/>
          <w:noProof/>
          <w:lang w:val="en-US"/>
        </w:rPr>
        <w:drawing>
          <wp:inline distT="0" distB="0" distL="0" distR="0" wp14:anchorId="4E7CFBE3" wp14:editId="49F61C10">
            <wp:extent cx="2823309" cy="399143"/>
            <wp:effectExtent l="0" t="0" r="0" b="12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420" cy="403965"/>
                    </a:xfrm>
                    <a:prstGeom prst="rect">
                      <a:avLst/>
                    </a:prstGeom>
                    <a:noFill/>
                    <a:ln>
                      <a:noFill/>
                    </a:ln>
                  </pic:spPr>
                </pic:pic>
              </a:graphicData>
            </a:graphic>
          </wp:inline>
        </w:drawing>
      </w:r>
    </w:p>
    <w:p w14:paraId="2DEECA66" w14:textId="77777777" w:rsidR="00B40AB0" w:rsidRPr="000914B7" w:rsidRDefault="00B40AB0" w:rsidP="00960192">
      <w:pPr>
        <w:ind w:left="86" w:right="639"/>
        <w:jc w:val="center"/>
        <w:rPr>
          <w:rFonts w:ascii="Calibri" w:hAnsi="Calibri"/>
          <w:b/>
          <w:lang w:val="en-US"/>
        </w:rPr>
      </w:pPr>
    </w:p>
    <w:p w14:paraId="3CD7874B" w14:textId="77777777" w:rsidR="000914B7" w:rsidRDefault="000319DB" w:rsidP="00042F0B">
      <w:pPr>
        <w:pStyle w:val="Heading2"/>
        <w:rPr>
          <w:lang w:val="en-CA"/>
        </w:rPr>
      </w:pPr>
      <w:bookmarkStart w:id="50" w:name="_Toc52020088"/>
      <w:r>
        <w:t>Basic Features</w:t>
      </w:r>
      <w:bookmarkEnd w:id="50"/>
    </w:p>
    <w:p w14:paraId="336E12BA" w14:textId="77777777" w:rsidR="0083153E" w:rsidRDefault="0083153E" w:rsidP="0083153E">
      <w:pPr>
        <w:ind w:left="86" w:right="639"/>
        <w:rPr>
          <w:rFonts w:ascii="Calibri" w:hAnsi="Calibri"/>
          <w:lang w:val="en-US"/>
        </w:rPr>
      </w:pPr>
      <w:r>
        <w:rPr>
          <w:rFonts w:ascii="Calibri" w:hAnsi="Calibri"/>
          <w:lang w:val="en-US"/>
        </w:rPr>
        <w:t xml:space="preserve">{ </w:t>
      </w:r>
      <w:hyperlink w:anchor="_5._Overview_of" w:history="1">
        <w:r>
          <w:rPr>
            <w:rStyle w:val="Hyperlink"/>
            <w:rFonts w:ascii="Calibri" w:hAnsi="Calibri"/>
            <w:lang w:val="en-US"/>
          </w:rPr>
          <w:t xml:space="preserve">Back to 5: </w:t>
        </w:r>
        <w:r w:rsidRPr="0083153E">
          <w:rPr>
            <w:rStyle w:val="Hyperlink"/>
            <w:rFonts w:ascii="Calibri" w:hAnsi="Calibri"/>
            <w:lang w:val="en-US"/>
          </w:rPr>
          <w:t>Overview of FIPEX Toolset</w:t>
        </w:r>
      </w:hyperlink>
      <w:r>
        <w:rPr>
          <w:rFonts w:ascii="Calibri" w:hAnsi="Calibri"/>
          <w:lang w:val="en-US"/>
        </w:rPr>
        <w:t xml:space="preserve"> }</w:t>
      </w:r>
    </w:p>
    <w:p w14:paraId="20D1322E" w14:textId="77777777" w:rsidR="0083153E" w:rsidRDefault="0083153E" w:rsidP="00174891">
      <w:pPr>
        <w:ind w:left="86" w:right="639"/>
        <w:rPr>
          <w:rFonts w:ascii="Calibri" w:hAnsi="Calibri"/>
          <w:b/>
          <w:lang w:val="en-US"/>
        </w:rPr>
      </w:pPr>
    </w:p>
    <w:p w14:paraId="147EC290" w14:textId="77777777" w:rsidR="00E75AE2" w:rsidRDefault="00960192" w:rsidP="00174891">
      <w:pPr>
        <w:ind w:left="86" w:right="639"/>
        <w:rPr>
          <w:rFonts w:ascii="Calibri" w:hAnsi="Calibri"/>
          <w:lang w:val="en-US"/>
        </w:rPr>
      </w:pPr>
      <w:r w:rsidRPr="00E75AE2">
        <w:rPr>
          <w:rFonts w:ascii="Calibri" w:hAnsi="Calibri"/>
          <w:lang w:val="en-US"/>
        </w:rPr>
        <w:t xml:space="preserve">Basically, FIPEX automates and 'batches' commands and analyses that are possible in ArcGIS without FIPEX but would take a long time.  </w:t>
      </w:r>
      <w:r w:rsidR="00B40AB0">
        <w:rPr>
          <w:rFonts w:ascii="Calibri" w:hAnsi="Calibri"/>
          <w:lang w:val="en-US"/>
        </w:rPr>
        <w:t xml:space="preserve">There are also other, more advanced features.  </w:t>
      </w:r>
    </w:p>
    <w:p w14:paraId="5DFADC76" w14:textId="77777777" w:rsidR="00E75AE2" w:rsidRDefault="00E75AE2" w:rsidP="00174891">
      <w:pPr>
        <w:ind w:left="86" w:right="639"/>
        <w:rPr>
          <w:rFonts w:ascii="Calibri" w:hAnsi="Calibri"/>
          <w:lang w:val="en-US"/>
        </w:rPr>
      </w:pPr>
    </w:p>
    <w:p w14:paraId="7BE88603" w14:textId="77777777" w:rsidR="00960192" w:rsidRPr="00E75AE2" w:rsidRDefault="00960192" w:rsidP="00174891">
      <w:pPr>
        <w:ind w:left="86" w:right="639"/>
        <w:rPr>
          <w:rFonts w:ascii="Calibri" w:hAnsi="Calibri"/>
          <w:lang w:val="en-US"/>
        </w:rPr>
      </w:pPr>
      <w:r w:rsidRPr="00E75AE2">
        <w:rPr>
          <w:rFonts w:ascii="Calibri" w:hAnsi="Calibri"/>
          <w:lang w:val="en-US"/>
        </w:rPr>
        <w:t xml:space="preserve">For example, if you wish to know what network lines are upstream of a barrier, grouped by feature type (from a code assigned to each line feature), </w:t>
      </w:r>
      <w:r w:rsidRPr="00E75AE2">
        <w:rPr>
          <w:rFonts w:ascii="Calibri" w:hAnsi="Calibri"/>
          <w:i/>
          <w:lang w:val="en-US"/>
        </w:rPr>
        <w:t>without</w:t>
      </w:r>
      <w:r w:rsidRPr="00E75AE2">
        <w:rPr>
          <w:rFonts w:ascii="Calibri" w:hAnsi="Calibri"/>
          <w:lang w:val="en-US"/>
        </w:rPr>
        <w:t xml:space="preserve"> FIPEX you would </w:t>
      </w:r>
      <w:r w:rsidR="00E75AE2">
        <w:rPr>
          <w:rFonts w:ascii="Calibri" w:hAnsi="Calibri"/>
          <w:lang w:val="en-US"/>
        </w:rPr>
        <w:t>need</w:t>
      </w:r>
      <w:r w:rsidRPr="00E75AE2">
        <w:rPr>
          <w:rFonts w:ascii="Calibri" w:hAnsi="Calibri"/>
          <w:lang w:val="en-US"/>
        </w:rPr>
        <w:t xml:space="preserve"> to: </w:t>
      </w:r>
    </w:p>
    <w:p w14:paraId="226A178E" w14:textId="77777777" w:rsidR="00960192" w:rsidRPr="00E75AE2" w:rsidRDefault="00E75AE2" w:rsidP="00174891">
      <w:pPr>
        <w:ind w:left="86" w:right="639"/>
        <w:rPr>
          <w:rFonts w:ascii="Calibri" w:hAnsi="Calibri"/>
          <w:lang w:val="en-US"/>
        </w:rPr>
      </w:pPr>
      <w:r>
        <w:rPr>
          <w:rFonts w:ascii="Calibri" w:hAnsi="Calibri"/>
          <w:lang w:val="en-US"/>
        </w:rPr>
        <w:tab/>
      </w:r>
      <w:r w:rsidR="00960192" w:rsidRPr="00E75AE2">
        <w:rPr>
          <w:rFonts w:ascii="Calibri" w:hAnsi="Calibri"/>
          <w:lang w:val="en-US"/>
        </w:rPr>
        <w:t>(assuming a geometric network is built)</w:t>
      </w:r>
    </w:p>
    <w:p w14:paraId="5B165CCE" w14:textId="77777777" w:rsidR="00960192" w:rsidRPr="00E75AE2" w:rsidRDefault="00960192" w:rsidP="00B964A2">
      <w:pPr>
        <w:pStyle w:val="ListParagraph"/>
        <w:numPr>
          <w:ilvl w:val="0"/>
          <w:numId w:val="12"/>
        </w:numPr>
        <w:ind w:right="639"/>
        <w:rPr>
          <w:rFonts w:ascii="Calibri" w:hAnsi="Calibri"/>
          <w:lang w:val="en-US"/>
        </w:rPr>
      </w:pPr>
      <w:r w:rsidRPr="00E75AE2">
        <w:rPr>
          <w:rFonts w:ascii="Calibri" w:hAnsi="Calibri"/>
          <w:lang w:val="en-US"/>
        </w:rPr>
        <w:t>Place a flag on the barrier</w:t>
      </w:r>
    </w:p>
    <w:p w14:paraId="03F329D9" w14:textId="3CD87873" w:rsidR="00960192" w:rsidRPr="00E75AE2" w:rsidRDefault="006775D4" w:rsidP="00B964A2">
      <w:pPr>
        <w:pStyle w:val="ListParagraph"/>
        <w:numPr>
          <w:ilvl w:val="0"/>
          <w:numId w:val="12"/>
        </w:numPr>
        <w:ind w:right="639"/>
        <w:rPr>
          <w:rFonts w:ascii="Calibri" w:hAnsi="Calibri"/>
          <w:lang w:val="en-US"/>
        </w:rPr>
      </w:pPr>
      <w:r>
        <w:rPr>
          <w:rFonts w:ascii="Calibri" w:hAnsi="Calibri"/>
          <w:lang w:val="en-US"/>
        </w:rPr>
        <w:t>Perform a</w:t>
      </w:r>
      <w:r w:rsidR="00960192" w:rsidRPr="00E75AE2">
        <w:rPr>
          <w:rFonts w:ascii="Calibri" w:hAnsi="Calibri"/>
          <w:lang w:val="en-US"/>
        </w:rPr>
        <w:t xml:space="preserve"> </w:t>
      </w:r>
      <w:r w:rsidR="00960192" w:rsidRPr="00DB7228">
        <w:rPr>
          <w:rFonts w:ascii="Calibri" w:hAnsi="Calibri"/>
          <w:b/>
          <w:lang w:val="en-US"/>
        </w:rPr>
        <w:t>'Trace Upstream</w:t>
      </w:r>
      <w:r w:rsidR="00960192" w:rsidRPr="00E75AE2">
        <w:rPr>
          <w:rFonts w:ascii="Calibri" w:hAnsi="Calibri"/>
          <w:lang w:val="en-US"/>
        </w:rPr>
        <w:t xml:space="preserve">' </w:t>
      </w:r>
      <w:r w:rsidR="00AE42BF" w:rsidRPr="00E75AE2">
        <w:rPr>
          <w:rFonts w:ascii="Calibri" w:hAnsi="Calibri"/>
          <w:lang w:val="en-US"/>
        </w:rPr>
        <w:t>analysis</w:t>
      </w:r>
      <w:r w:rsidR="00960192" w:rsidRPr="00E75AE2">
        <w:rPr>
          <w:rFonts w:ascii="Calibri" w:hAnsi="Calibri"/>
          <w:lang w:val="en-US"/>
        </w:rPr>
        <w:t xml:space="preserve"> with results returned as selection using the Utility Network Analyst. </w:t>
      </w:r>
    </w:p>
    <w:p w14:paraId="22992999" w14:textId="77777777" w:rsidR="00E75AE2" w:rsidRPr="00E75AE2" w:rsidRDefault="00E75AE2" w:rsidP="00B964A2">
      <w:pPr>
        <w:pStyle w:val="ListParagraph"/>
        <w:numPr>
          <w:ilvl w:val="0"/>
          <w:numId w:val="12"/>
        </w:numPr>
        <w:ind w:right="639"/>
        <w:rPr>
          <w:rFonts w:ascii="Calibri" w:hAnsi="Calibri"/>
          <w:lang w:val="en-US"/>
        </w:rPr>
      </w:pPr>
      <w:r w:rsidRPr="00E75AE2">
        <w:rPr>
          <w:rFonts w:ascii="Calibri" w:hAnsi="Calibri"/>
          <w:lang w:val="en-US"/>
        </w:rPr>
        <w:t xml:space="preserve">Run a </w:t>
      </w:r>
      <w:r w:rsidRPr="00DB7228">
        <w:rPr>
          <w:rFonts w:ascii="Calibri" w:hAnsi="Calibri"/>
          <w:b/>
          <w:lang w:val="en-US"/>
        </w:rPr>
        <w:t>'Summarize'</w:t>
      </w:r>
      <w:r w:rsidRPr="00E75AE2">
        <w:rPr>
          <w:rFonts w:ascii="Calibri" w:hAnsi="Calibri"/>
          <w:lang w:val="en-US"/>
        </w:rPr>
        <w:t xml:space="preserve"> analysis on the feature type field in the attribute table.  </w:t>
      </w:r>
    </w:p>
    <w:p w14:paraId="68DD9C29" w14:textId="77777777" w:rsidR="00E75AE2" w:rsidRPr="00E75AE2" w:rsidRDefault="00E75AE2" w:rsidP="00174891">
      <w:pPr>
        <w:ind w:left="86" w:right="639"/>
        <w:rPr>
          <w:rFonts w:ascii="Calibri" w:hAnsi="Calibri"/>
          <w:lang w:val="en-US"/>
        </w:rPr>
      </w:pPr>
    </w:p>
    <w:p w14:paraId="18BCB8F9" w14:textId="77777777" w:rsidR="00E75AE2" w:rsidRPr="00E75AE2" w:rsidRDefault="00E75AE2" w:rsidP="00174891">
      <w:pPr>
        <w:ind w:left="86" w:right="639"/>
        <w:rPr>
          <w:rFonts w:ascii="Calibri" w:hAnsi="Calibri"/>
          <w:lang w:val="en-US"/>
        </w:rPr>
      </w:pPr>
      <w:r w:rsidRPr="00B40AB0">
        <w:rPr>
          <w:rFonts w:ascii="Calibri" w:hAnsi="Calibri"/>
          <w:i/>
          <w:lang w:val="en-US"/>
        </w:rPr>
        <w:t>With</w:t>
      </w:r>
      <w:r w:rsidRPr="00E75AE2">
        <w:rPr>
          <w:rFonts w:ascii="Calibri" w:hAnsi="Calibri"/>
          <w:lang w:val="en-US"/>
        </w:rPr>
        <w:t xml:space="preserve"> FIPEX you would:</w:t>
      </w:r>
    </w:p>
    <w:p w14:paraId="1B10E766" w14:textId="77777777" w:rsidR="00E75AE2" w:rsidRPr="00E75AE2" w:rsidRDefault="00E75AE2" w:rsidP="00174891">
      <w:pPr>
        <w:ind w:left="86" w:right="639"/>
        <w:rPr>
          <w:rFonts w:ascii="Calibri" w:hAnsi="Calibri"/>
          <w:lang w:val="en-US"/>
        </w:rPr>
      </w:pPr>
      <w:r>
        <w:rPr>
          <w:rFonts w:ascii="Calibri" w:hAnsi="Calibri"/>
          <w:lang w:val="en-US"/>
        </w:rPr>
        <w:tab/>
      </w:r>
      <w:r w:rsidRPr="00E75AE2">
        <w:rPr>
          <w:rFonts w:ascii="Calibri" w:hAnsi="Calibri"/>
          <w:lang w:val="en-US"/>
        </w:rPr>
        <w:t>(assuming FIPEX options are set)</w:t>
      </w:r>
    </w:p>
    <w:p w14:paraId="7289FDB5" w14:textId="77777777" w:rsidR="00E75AE2" w:rsidRPr="00E75AE2" w:rsidRDefault="00E75AE2" w:rsidP="00B964A2">
      <w:pPr>
        <w:pStyle w:val="ListParagraph"/>
        <w:numPr>
          <w:ilvl w:val="0"/>
          <w:numId w:val="13"/>
        </w:numPr>
        <w:ind w:right="639"/>
        <w:rPr>
          <w:rFonts w:ascii="Calibri" w:hAnsi="Calibri"/>
          <w:lang w:val="en-US"/>
        </w:rPr>
      </w:pPr>
      <w:r w:rsidRPr="00E75AE2">
        <w:rPr>
          <w:rFonts w:ascii="Calibri" w:hAnsi="Calibri"/>
          <w:lang w:val="en-US"/>
        </w:rPr>
        <w:t xml:space="preserve">Click on the barrier with the </w:t>
      </w:r>
      <w:r w:rsidRPr="00DB7228">
        <w:rPr>
          <w:rFonts w:ascii="Calibri" w:hAnsi="Calibri"/>
          <w:b/>
          <w:lang w:val="en-US"/>
        </w:rPr>
        <w:t>One-Click Analysis</w:t>
      </w:r>
      <w:r w:rsidRPr="00E75AE2">
        <w:rPr>
          <w:rFonts w:ascii="Calibri" w:hAnsi="Calibri"/>
          <w:lang w:val="en-US"/>
        </w:rPr>
        <w:t xml:space="preserve"> tool.  </w:t>
      </w:r>
    </w:p>
    <w:p w14:paraId="32D6F7CC" w14:textId="77777777" w:rsidR="00E75AE2" w:rsidRDefault="00E75AE2" w:rsidP="00174891">
      <w:pPr>
        <w:ind w:left="86" w:right="639"/>
        <w:rPr>
          <w:rFonts w:ascii="Calibri" w:hAnsi="Calibri"/>
          <w:b/>
          <w:lang w:val="en-US"/>
        </w:rPr>
      </w:pPr>
    </w:p>
    <w:p w14:paraId="7BED2E70" w14:textId="77777777" w:rsidR="00960192" w:rsidRPr="00E75AE2" w:rsidRDefault="00E75AE2" w:rsidP="00174891">
      <w:pPr>
        <w:ind w:left="86" w:right="639"/>
        <w:rPr>
          <w:rFonts w:ascii="Calibri" w:hAnsi="Calibri"/>
          <w:lang w:val="en-US"/>
        </w:rPr>
      </w:pPr>
      <w:r>
        <w:rPr>
          <w:rFonts w:ascii="Calibri" w:hAnsi="Calibri"/>
          <w:b/>
          <w:lang w:val="en-US"/>
        </w:rPr>
        <w:t xml:space="preserve"> </w:t>
      </w:r>
      <w:r w:rsidR="00C70534">
        <w:rPr>
          <w:rFonts w:ascii="Calibri" w:hAnsi="Calibri"/>
          <w:lang w:val="en-US"/>
        </w:rPr>
        <w:t xml:space="preserve">Another example: </w:t>
      </w:r>
      <w:r w:rsidRPr="00E75AE2">
        <w:rPr>
          <w:rFonts w:ascii="Calibri" w:hAnsi="Calibri"/>
          <w:lang w:val="en-US"/>
        </w:rPr>
        <w:t xml:space="preserve">setting barriers 'on' in the geometric network.  If you had 100 barriers, </w:t>
      </w:r>
      <w:r w:rsidRPr="00B40AB0">
        <w:rPr>
          <w:rFonts w:ascii="Calibri" w:hAnsi="Calibri"/>
          <w:i/>
          <w:lang w:val="en-US"/>
        </w:rPr>
        <w:t>without</w:t>
      </w:r>
      <w:r w:rsidRPr="00E75AE2">
        <w:rPr>
          <w:rFonts w:ascii="Calibri" w:hAnsi="Calibri"/>
          <w:lang w:val="en-US"/>
        </w:rPr>
        <w:t xml:space="preserve"> FIPEX you would need to:</w:t>
      </w:r>
    </w:p>
    <w:p w14:paraId="551B7D04" w14:textId="77777777" w:rsidR="00E75AE2" w:rsidRPr="00E75AE2" w:rsidRDefault="00E75AE2" w:rsidP="00B964A2">
      <w:pPr>
        <w:pStyle w:val="ListParagraph"/>
        <w:numPr>
          <w:ilvl w:val="0"/>
          <w:numId w:val="15"/>
        </w:numPr>
        <w:ind w:right="639"/>
        <w:rPr>
          <w:rFonts w:ascii="Calibri" w:hAnsi="Calibri"/>
          <w:lang w:val="en-US"/>
        </w:rPr>
      </w:pPr>
      <w:r w:rsidRPr="00E75AE2">
        <w:rPr>
          <w:rFonts w:ascii="Calibri" w:hAnsi="Calibri"/>
          <w:lang w:val="en-US"/>
        </w:rPr>
        <w:t xml:space="preserve">Click on the barrier with the </w:t>
      </w:r>
      <w:r w:rsidRPr="00DB7228">
        <w:rPr>
          <w:rFonts w:ascii="Calibri" w:hAnsi="Calibri"/>
          <w:b/>
          <w:lang w:val="en-US"/>
        </w:rPr>
        <w:t>'Junction Barrier</w:t>
      </w:r>
      <w:r w:rsidRPr="00E75AE2">
        <w:rPr>
          <w:rFonts w:ascii="Calibri" w:hAnsi="Calibri"/>
          <w:lang w:val="en-US"/>
        </w:rPr>
        <w:t xml:space="preserve">' tool. </w:t>
      </w:r>
    </w:p>
    <w:p w14:paraId="1A97E5E3" w14:textId="77777777" w:rsidR="00E75AE2" w:rsidRPr="00E75AE2" w:rsidRDefault="00E75AE2" w:rsidP="00B964A2">
      <w:pPr>
        <w:pStyle w:val="ListParagraph"/>
        <w:numPr>
          <w:ilvl w:val="0"/>
          <w:numId w:val="15"/>
        </w:numPr>
        <w:ind w:right="639"/>
        <w:rPr>
          <w:rFonts w:ascii="Calibri" w:hAnsi="Calibri"/>
          <w:lang w:val="en-US"/>
        </w:rPr>
      </w:pPr>
      <w:r w:rsidRPr="00E75AE2">
        <w:rPr>
          <w:rFonts w:ascii="Calibri" w:hAnsi="Calibri"/>
          <w:lang w:val="en-US"/>
        </w:rPr>
        <w:t xml:space="preserve">Repeat this 100 times. </w:t>
      </w:r>
    </w:p>
    <w:p w14:paraId="505AEA5D" w14:textId="77777777" w:rsidR="00E75AE2" w:rsidRPr="00E75AE2" w:rsidRDefault="00E75AE2" w:rsidP="00B964A2">
      <w:pPr>
        <w:pStyle w:val="ListParagraph"/>
        <w:numPr>
          <w:ilvl w:val="0"/>
          <w:numId w:val="15"/>
        </w:numPr>
        <w:ind w:right="639"/>
        <w:rPr>
          <w:rFonts w:ascii="Calibri" w:hAnsi="Calibri"/>
          <w:lang w:val="en-US"/>
        </w:rPr>
      </w:pPr>
      <w:r w:rsidRPr="00E75AE2">
        <w:rPr>
          <w:rFonts w:ascii="Calibri" w:hAnsi="Calibri"/>
          <w:lang w:val="en-US"/>
        </w:rPr>
        <w:t>Repeat this each time the map is opened</w:t>
      </w:r>
    </w:p>
    <w:p w14:paraId="4ADDD4C4" w14:textId="77777777" w:rsidR="00E75AE2" w:rsidRDefault="00E75AE2" w:rsidP="00174891">
      <w:pPr>
        <w:ind w:left="86" w:right="639"/>
        <w:rPr>
          <w:rFonts w:ascii="Calibri" w:hAnsi="Calibri"/>
          <w:b/>
          <w:lang w:val="en-US"/>
        </w:rPr>
      </w:pPr>
    </w:p>
    <w:p w14:paraId="3B383B05" w14:textId="77777777" w:rsidR="00E75AE2" w:rsidRPr="00C70534" w:rsidRDefault="00E75AE2" w:rsidP="00174891">
      <w:pPr>
        <w:ind w:left="86" w:right="639"/>
        <w:rPr>
          <w:rFonts w:ascii="Calibri" w:hAnsi="Calibri"/>
          <w:lang w:val="en-US"/>
        </w:rPr>
      </w:pPr>
      <w:r w:rsidRPr="00B40AB0">
        <w:rPr>
          <w:rFonts w:ascii="Calibri" w:hAnsi="Calibri"/>
          <w:i/>
          <w:lang w:val="en-US"/>
        </w:rPr>
        <w:t>With</w:t>
      </w:r>
      <w:r w:rsidRPr="00C70534">
        <w:rPr>
          <w:rFonts w:ascii="Calibri" w:hAnsi="Calibri"/>
          <w:lang w:val="en-US"/>
        </w:rPr>
        <w:t xml:space="preserve"> FIPEX you would: </w:t>
      </w:r>
    </w:p>
    <w:p w14:paraId="773D0428" w14:textId="77777777" w:rsidR="00E75AE2" w:rsidRDefault="00C70534" w:rsidP="00174891">
      <w:pPr>
        <w:ind w:left="86" w:right="639"/>
        <w:rPr>
          <w:rFonts w:ascii="Calibri" w:hAnsi="Calibri"/>
          <w:lang w:val="en-US"/>
        </w:rPr>
      </w:pPr>
      <w:r>
        <w:rPr>
          <w:rFonts w:ascii="Calibri" w:hAnsi="Calibri"/>
          <w:lang w:val="en-US"/>
        </w:rPr>
        <w:tab/>
      </w:r>
      <w:r w:rsidR="00E75AE2" w:rsidRPr="00E75AE2">
        <w:rPr>
          <w:rFonts w:ascii="Calibri" w:hAnsi="Calibri"/>
          <w:lang w:val="en-US"/>
        </w:rPr>
        <w:t>(assuming FIPEX options are set)</w:t>
      </w:r>
    </w:p>
    <w:p w14:paraId="7AD56E76" w14:textId="77777777" w:rsidR="00E75AE2" w:rsidRPr="00E75AE2" w:rsidRDefault="00E75AE2" w:rsidP="00B964A2">
      <w:pPr>
        <w:pStyle w:val="ListParagraph"/>
        <w:numPr>
          <w:ilvl w:val="0"/>
          <w:numId w:val="14"/>
        </w:numPr>
        <w:ind w:right="639"/>
        <w:rPr>
          <w:rFonts w:ascii="Calibri" w:hAnsi="Calibri"/>
          <w:lang w:val="en-US"/>
        </w:rPr>
      </w:pPr>
      <w:r w:rsidRPr="00E75AE2">
        <w:rPr>
          <w:rFonts w:ascii="Calibri" w:hAnsi="Calibri"/>
          <w:lang w:val="en-US"/>
        </w:rPr>
        <w:t xml:space="preserve">Select all barriers you wish set. </w:t>
      </w:r>
    </w:p>
    <w:p w14:paraId="68FB8F7D" w14:textId="77777777" w:rsidR="00E75AE2" w:rsidRPr="00E75AE2" w:rsidRDefault="00E75AE2" w:rsidP="00B964A2">
      <w:pPr>
        <w:pStyle w:val="ListParagraph"/>
        <w:numPr>
          <w:ilvl w:val="0"/>
          <w:numId w:val="14"/>
        </w:numPr>
        <w:ind w:right="639"/>
        <w:rPr>
          <w:rFonts w:ascii="Calibri" w:hAnsi="Calibri"/>
          <w:b/>
          <w:lang w:val="en-US"/>
        </w:rPr>
      </w:pPr>
      <w:r w:rsidRPr="00E75AE2">
        <w:rPr>
          <w:rFonts w:ascii="Calibri" w:hAnsi="Calibri"/>
          <w:lang w:val="en-US"/>
        </w:rPr>
        <w:t xml:space="preserve">Click the </w:t>
      </w:r>
      <w:r w:rsidRPr="0065439C">
        <w:rPr>
          <w:rFonts w:ascii="Calibri" w:hAnsi="Calibri"/>
          <w:b/>
          <w:lang w:val="en-US"/>
        </w:rPr>
        <w:t>'Barriers on Selected'</w:t>
      </w:r>
      <w:r w:rsidRPr="00E75AE2">
        <w:rPr>
          <w:rFonts w:ascii="Calibri" w:hAnsi="Calibri"/>
          <w:lang w:val="en-US"/>
        </w:rPr>
        <w:t xml:space="preserve"> button </w:t>
      </w:r>
      <w:r>
        <w:rPr>
          <w:b/>
          <w:noProof/>
        </w:rPr>
        <w:drawing>
          <wp:inline distT="0" distB="0" distL="0" distR="0" wp14:anchorId="5AAB092E" wp14:editId="6E8C032C">
            <wp:extent cx="285750" cy="257175"/>
            <wp:effectExtent l="19050" t="0" r="0" b="0"/>
            <wp:docPr id="103" name="Picture 102" descr="barriers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iersselected.JPG"/>
                    <pic:cNvPicPr/>
                  </pic:nvPicPr>
                  <pic:blipFill>
                    <a:blip r:embed="rId41"/>
                    <a:srcRect l="22222" t="38333" r="36111" b="16667"/>
                    <a:stretch>
                      <a:fillRect/>
                    </a:stretch>
                  </pic:blipFill>
                  <pic:spPr>
                    <a:xfrm>
                      <a:off x="0" y="0"/>
                      <a:ext cx="285750" cy="257175"/>
                    </a:xfrm>
                    <a:prstGeom prst="rect">
                      <a:avLst/>
                    </a:prstGeom>
                  </pic:spPr>
                </pic:pic>
              </a:graphicData>
            </a:graphic>
          </wp:inline>
        </w:drawing>
      </w:r>
    </w:p>
    <w:p w14:paraId="15BC9A89" w14:textId="77777777" w:rsidR="00E75AE2" w:rsidRPr="00E75AE2" w:rsidRDefault="00E75AE2" w:rsidP="00B964A2">
      <w:pPr>
        <w:pStyle w:val="ListParagraph"/>
        <w:numPr>
          <w:ilvl w:val="0"/>
          <w:numId w:val="14"/>
        </w:numPr>
        <w:ind w:right="639"/>
        <w:rPr>
          <w:rFonts w:ascii="Calibri" w:hAnsi="Calibri"/>
          <w:lang w:val="en-US"/>
        </w:rPr>
      </w:pPr>
      <w:r w:rsidRPr="00E75AE2">
        <w:rPr>
          <w:rFonts w:ascii="Calibri" w:hAnsi="Calibri"/>
          <w:lang w:val="en-US"/>
        </w:rPr>
        <w:lastRenderedPageBreak/>
        <w:t xml:space="preserve">Save the map (barriers are saved in the MXD and do not need to be reset next time) </w:t>
      </w:r>
    </w:p>
    <w:p w14:paraId="7F81315D" w14:textId="77777777" w:rsidR="00E75AE2" w:rsidRDefault="00E75AE2" w:rsidP="00174891">
      <w:pPr>
        <w:ind w:left="86" w:right="639"/>
        <w:rPr>
          <w:rFonts w:ascii="Calibri" w:hAnsi="Calibri"/>
          <w:b/>
          <w:lang w:val="en-US"/>
        </w:rPr>
      </w:pPr>
    </w:p>
    <w:p w14:paraId="1A4FB473" w14:textId="77777777" w:rsidR="00181930" w:rsidRDefault="00181930" w:rsidP="00181930">
      <w:pPr>
        <w:pStyle w:val="Heading3"/>
        <w:rPr>
          <w:lang w:val="en-CA"/>
        </w:rPr>
      </w:pPr>
      <w:bookmarkStart w:id="51" w:name="_Ref343418819"/>
      <w:bookmarkStart w:id="52" w:name="_Toc52020089"/>
      <w:r>
        <w:t>Analysis Types</w:t>
      </w:r>
      <w:bookmarkEnd w:id="51"/>
      <w:bookmarkEnd w:id="52"/>
    </w:p>
    <w:p w14:paraId="7ECA5666" w14:textId="77777777" w:rsidR="00181930" w:rsidRDefault="00181930" w:rsidP="00174891">
      <w:pPr>
        <w:ind w:left="86" w:right="639"/>
        <w:rPr>
          <w:rFonts w:ascii="Calibri" w:hAnsi="Calibri"/>
          <w:lang w:val="en-US"/>
        </w:rPr>
      </w:pPr>
    </w:p>
    <w:p w14:paraId="336170DB" w14:textId="77777777" w:rsidR="00C70534" w:rsidRDefault="00C70534" w:rsidP="00174891">
      <w:pPr>
        <w:ind w:left="86" w:right="639"/>
        <w:rPr>
          <w:rFonts w:ascii="Calibri" w:hAnsi="Calibri"/>
          <w:lang w:val="en-US"/>
        </w:rPr>
      </w:pPr>
      <w:r w:rsidRPr="00C70534">
        <w:rPr>
          <w:rFonts w:ascii="Calibri" w:hAnsi="Calibri"/>
          <w:lang w:val="en-US"/>
        </w:rPr>
        <w:t>FIP</w:t>
      </w:r>
      <w:r w:rsidR="000319DB">
        <w:rPr>
          <w:rFonts w:ascii="Calibri" w:hAnsi="Calibri"/>
          <w:lang w:val="en-US"/>
        </w:rPr>
        <w:t>EX will perform analysis for a single barrier,</w:t>
      </w:r>
      <w:r w:rsidRPr="00C70534">
        <w:rPr>
          <w:rFonts w:ascii="Calibri" w:hAnsi="Calibri"/>
          <w:lang w:val="en-US"/>
        </w:rPr>
        <w:t xml:space="preserve"> presenting results in an output form and in non-spatial database tables.  The standard metrics on each barrier are: </w:t>
      </w:r>
    </w:p>
    <w:p w14:paraId="3C334751" w14:textId="77777777" w:rsidR="000319DB" w:rsidRPr="00C70534" w:rsidRDefault="000319DB" w:rsidP="00174891">
      <w:pPr>
        <w:ind w:left="86" w:right="639"/>
        <w:rPr>
          <w:rFonts w:ascii="Calibri" w:hAnsi="Calibri"/>
          <w:lang w:val="en-US"/>
        </w:rPr>
      </w:pPr>
    </w:p>
    <w:p w14:paraId="1643CC64"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immediate upstream</w:t>
      </w:r>
      <w:r w:rsidRPr="00C70534">
        <w:rPr>
          <w:rFonts w:ascii="Calibri" w:hAnsi="Calibri"/>
          <w:lang w:val="en-US"/>
        </w:rPr>
        <w:t xml:space="preserve"> </w:t>
      </w:r>
      <w:r w:rsidRPr="000319DB">
        <w:rPr>
          <w:rFonts w:ascii="Calibri" w:hAnsi="Calibri"/>
          <w:b/>
          <w:lang w:val="en-US"/>
        </w:rPr>
        <w:t>network</w:t>
      </w:r>
      <w:r w:rsidR="000319DB">
        <w:rPr>
          <w:rFonts w:ascii="Calibri" w:hAnsi="Calibri"/>
          <w:b/>
          <w:lang w:val="en-US"/>
        </w:rPr>
        <w:t>,</w:t>
      </w:r>
      <w:r w:rsidRPr="00C70534">
        <w:rPr>
          <w:rFonts w:ascii="Calibri" w:hAnsi="Calibri"/>
          <w:lang w:val="en-US"/>
        </w:rPr>
        <w:t xml:space="preserve"> until the next upstream barrier(s)</w:t>
      </w:r>
      <w:r w:rsidR="000319DB">
        <w:rPr>
          <w:rFonts w:ascii="Calibri" w:hAnsi="Calibri"/>
          <w:lang w:val="en-US"/>
        </w:rPr>
        <w:t>:</w:t>
      </w:r>
    </w:p>
    <w:p w14:paraId="4204C343" w14:textId="77777777" w:rsidR="00B40AB0" w:rsidRPr="00C70534" w:rsidRDefault="00B40AB0" w:rsidP="00B67654">
      <w:pPr>
        <w:pStyle w:val="ListParagraph"/>
        <w:ind w:left="892" w:right="639"/>
        <w:rPr>
          <w:rFonts w:ascii="Calibri" w:hAnsi="Calibri"/>
          <w:lang w:val="en-US"/>
        </w:rPr>
      </w:pPr>
      <w:r>
        <w:rPr>
          <w:rFonts w:ascii="Calibri" w:hAnsi="Calibri"/>
          <w:noProof/>
        </w:rPr>
        <w:drawing>
          <wp:inline distT="0" distB="0" distL="0" distR="0" wp14:anchorId="0C62AA8B" wp14:editId="40355E34">
            <wp:extent cx="4276725" cy="1857375"/>
            <wp:effectExtent l="19050" t="0" r="9525" b="0"/>
            <wp:docPr id="104" name="Picture 103" descr="immediate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ediateup.JPG"/>
                    <pic:cNvPicPr/>
                  </pic:nvPicPr>
                  <pic:blipFill>
                    <a:blip r:embed="rId42"/>
                    <a:srcRect l="1319"/>
                    <a:stretch>
                      <a:fillRect/>
                    </a:stretch>
                  </pic:blipFill>
                  <pic:spPr>
                    <a:xfrm>
                      <a:off x="0" y="0"/>
                      <a:ext cx="4276725" cy="1857375"/>
                    </a:xfrm>
                    <a:prstGeom prst="rect">
                      <a:avLst/>
                    </a:prstGeom>
                  </pic:spPr>
                </pic:pic>
              </a:graphicData>
            </a:graphic>
          </wp:inline>
        </w:drawing>
      </w:r>
    </w:p>
    <w:p w14:paraId="4BC3BE40" w14:textId="77777777" w:rsidR="000319DB" w:rsidRPr="000319DB" w:rsidRDefault="000319DB" w:rsidP="00B67654">
      <w:pPr>
        <w:pStyle w:val="ListParagraph"/>
        <w:ind w:left="892" w:right="639"/>
        <w:rPr>
          <w:rFonts w:ascii="Calibri" w:hAnsi="Calibri"/>
          <w:lang w:val="en-US"/>
        </w:rPr>
      </w:pPr>
    </w:p>
    <w:p w14:paraId="2F668015" w14:textId="77777777" w:rsidR="000319DB" w:rsidRPr="000319DB" w:rsidRDefault="000319DB" w:rsidP="00B67654">
      <w:pPr>
        <w:pStyle w:val="ListParagraph"/>
        <w:ind w:left="892" w:right="639"/>
        <w:rPr>
          <w:rFonts w:ascii="Calibri" w:hAnsi="Calibri"/>
          <w:lang w:val="en-US"/>
        </w:rPr>
      </w:pPr>
    </w:p>
    <w:p w14:paraId="0A4C6F83"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total upstream</w:t>
      </w:r>
      <w:r w:rsidRPr="00C70534">
        <w:rPr>
          <w:rFonts w:ascii="Calibri" w:hAnsi="Calibri"/>
          <w:lang w:val="en-US"/>
        </w:rPr>
        <w:t xml:space="preserve"> </w:t>
      </w:r>
      <w:r w:rsidRPr="000319DB">
        <w:rPr>
          <w:rFonts w:ascii="Calibri" w:hAnsi="Calibri"/>
          <w:b/>
          <w:lang w:val="en-US"/>
        </w:rPr>
        <w:t>network</w:t>
      </w:r>
      <w:r w:rsidR="000319DB">
        <w:rPr>
          <w:rFonts w:ascii="Calibri" w:hAnsi="Calibri"/>
          <w:b/>
          <w:lang w:val="en-US"/>
        </w:rPr>
        <w:t>,</w:t>
      </w:r>
      <w:r w:rsidRPr="00C70534">
        <w:rPr>
          <w:rFonts w:ascii="Calibri" w:hAnsi="Calibri"/>
          <w:lang w:val="en-US"/>
        </w:rPr>
        <w:t xml:space="preserve"> ignoring all upstream barrier(s)</w:t>
      </w:r>
      <w:r w:rsidR="000319DB">
        <w:rPr>
          <w:rFonts w:ascii="Calibri" w:hAnsi="Calibri"/>
          <w:lang w:val="en-US"/>
        </w:rPr>
        <w:t>:</w:t>
      </w:r>
    </w:p>
    <w:p w14:paraId="315EABD0"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5A6BC436" wp14:editId="735324DB">
            <wp:extent cx="4400550" cy="1661346"/>
            <wp:effectExtent l="19050" t="0" r="0" b="0"/>
            <wp:docPr id="105" name="Picture 104" descr="total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up.JPG"/>
                    <pic:cNvPicPr/>
                  </pic:nvPicPr>
                  <pic:blipFill>
                    <a:blip r:embed="rId43"/>
                    <a:stretch>
                      <a:fillRect/>
                    </a:stretch>
                  </pic:blipFill>
                  <pic:spPr>
                    <a:xfrm>
                      <a:off x="0" y="0"/>
                      <a:ext cx="4403036" cy="1662285"/>
                    </a:xfrm>
                    <a:prstGeom prst="rect">
                      <a:avLst/>
                    </a:prstGeom>
                  </pic:spPr>
                </pic:pic>
              </a:graphicData>
            </a:graphic>
          </wp:inline>
        </w:drawing>
      </w:r>
    </w:p>
    <w:p w14:paraId="17F21F62" w14:textId="77777777" w:rsidR="000319DB" w:rsidRPr="000319DB" w:rsidRDefault="000319DB" w:rsidP="00B67654">
      <w:pPr>
        <w:pStyle w:val="ListParagraph"/>
        <w:ind w:left="892" w:right="639"/>
        <w:rPr>
          <w:rFonts w:ascii="Calibri" w:hAnsi="Calibri"/>
          <w:lang w:val="en-US"/>
        </w:rPr>
      </w:pPr>
    </w:p>
    <w:p w14:paraId="3EAABDC1"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immediate downstream</w:t>
      </w:r>
      <w:r w:rsidRPr="00C70534">
        <w:rPr>
          <w:rFonts w:ascii="Calibri" w:hAnsi="Calibri"/>
          <w:lang w:val="en-US"/>
        </w:rPr>
        <w:t xml:space="preserve"> </w:t>
      </w:r>
      <w:r w:rsidRPr="000319DB">
        <w:rPr>
          <w:rFonts w:ascii="Calibri" w:hAnsi="Calibri"/>
          <w:b/>
          <w:lang w:val="en-US"/>
        </w:rPr>
        <w:t>network</w:t>
      </w:r>
      <w:r w:rsidRPr="00C70534">
        <w:rPr>
          <w:rFonts w:ascii="Calibri" w:hAnsi="Calibri"/>
          <w:lang w:val="en-US"/>
        </w:rPr>
        <w:t xml:space="preserve"> </w:t>
      </w:r>
      <w:r w:rsidRPr="000319DB">
        <w:rPr>
          <w:rFonts w:ascii="Calibri" w:hAnsi="Calibri"/>
          <w:b/>
          <w:lang w:val="en-US"/>
        </w:rPr>
        <w:t>with network flow</w:t>
      </w:r>
      <w:r w:rsidRPr="00C70534">
        <w:rPr>
          <w:rFonts w:ascii="Calibri" w:hAnsi="Calibri"/>
          <w:lang w:val="en-US"/>
        </w:rPr>
        <w:t>, until the next downstream barrier</w:t>
      </w:r>
      <w:r w:rsidR="000319DB">
        <w:rPr>
          <w:rFonts w:ascii="Calibri" w:hAnsi="Calibri"/>
          <w:lang w:val="en-US"/>
        </w:rPr>
        <w:t>:</w:t>
      </w:r>
    </w:p>
    <w:p w14:paraId="373E7612" w14:textId="77777777" w:rsidR="000319DB" w:rsidRPr="00C70534" w:rsidRDefault="000319DB" w:rsidP="00B67654">
      <w:pPr>
        <w:pStyle w:val="ListParagraph"/>
        <w:ind w:left="892" w:right="639"/>
        <w:rPr>
          <w:rFonts w:ascii="Calibri" w:hAnsi="Calibri"/>
          <w:lang w:val="en-US"/>
        </w:rPr>
      </w:pPr>
      <w:r>
        <w:rPr>
          <w:rFonts w:ascii="Calibri" w:hAnsi="Calibri"/>
          <w:noProof/>
        </w:rPr>
        <w:lastRenderedPageBreak/>
        <w:drawing>
          <wp:inline distT="0" distB="0" distL="0" distR="0" wp14:anchorId="57B9CC36" wp14:editId="0DDC07C4">
            <wp:extent cx="4237355" cy="1895475"/>
            <wp:effectExtent l="19050" t="0" r="0" b="0"/>
            <wp:docPr id="106" name="Picture 105" descr="downstreamp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path.JPG"/>
                    <pic:cNvPicPr/>
                  </pic:nvPicPr>
                  <pic:blipFill>
                    <a:blip r:embed="rId44"/>
                    <a:srcRect l="2413"/>
                    <a:stretch>
                      <a:fillRect/>
                    </a:stretch>
                  </pic:blipFill>
                  <pic:spPr>
                    <a:xfrm>
                      <a:off x="0" y="0"/>
                      <a:ext cx="4237355" cy="1895475"/>
                    </a:xfrm>
                    <a:prstGeom prst="rect">
                      <a:avLst/>
                    </a:prstGeom>
                  </pic:spPr>
                </pic:pic>
              </a:graphicData>
            </a:graphic>
          </wp:inline>
        </w:drawing>
      </w:r>
    </w:p>
    <w:p w14:paraId="72446C06" w14:textId="77777777" w:rsidR="000319DB" w:rsidRPr="000319DB" w:rsidRDefault="000319DB" w:rsidP="00B67654">
      <w:pPr>
        <w:pStyle w:val="ListParagraph"/>
        <w:ind w:left="892" w:right="639"/>
        <w:rPr>
          <w:rFonts w:ascii="Calibri" w:hAnsi="Calibri"/>
          <w:lang w:val="en-US"/>
        </w:rPr>
      </w:pPr>
    </w:p>
    <w:p w14:paraId="45F11A11" w14:textId="77777777" w:rsidR="000319DB" w:rsidRDefault="000319DB" w:rsidP="00B67654">
      <w:pPr>
        <w:pStyle w:val="ListParagraph"/>
        <w:ind w:left="892" w:right="639"/>
        <w:rPr>
          <w:rFonts w:ascii="Calibri" w:hAnsi="Calibri"/>
          <w:lang w:val="en-US"/>
        </w:rPr>
      </w:pPr>
    </w:p>
    <w:p w14:paraId="4D81C9A1" w14:textId="77777777" w:rsidR="000319DB" w:rsidRDefault="000319DB" w:rsidP="00B67654">
      <w:pPr>
        <w:pStyle w:val="ListParagraph"/>
        <w:ind w:left="892" w:right="639"/>
        <w:rPr>
          <w:rFonts w:ascii="Calibri" w:hAnsi="Calibri"/>
          <w:lang w:val="en-US"/>
        </w:rPr>
      </w:pPr>
    </w:p>
    <w:p w14:paraId="0720FBF6" w14:textId="77777777" w:rsidR="000319DB" w:rsidRPr="000319DB" w:rsidRDefault="000319DB" w:rsidP="00B67654">
      <w:pPr>
        <w:pStyle w:val="ListParagraph"/>
        <w:ind w:left="892" w:right="639"/>
        <w:rPr>
          <w:rFonts w:ascii="Calibri" w:hAnsi="Calibri"/>
          <w:lang w:val="en-US"/>
        </w:rPr>
      </w:pPr>
    </w:p>
    <w:p w14:paraId="176EB103"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total downstream</w:t>
      </w:r>
      <w:r w:rsidRPr="00C70534">
        <w:rPr>
          <w:rFonts w:ascii="Calibri" w:hAnsi="Calibri"/>
          <w:lang w:val="en-US"/>
        </w:rPr>
        <w:t xml:space="preserve"> </w:t>
      </w:r>
      <w:r w:rsidRPr="000319DB">
        <w:rPr>
          <w:rFonts w:ascii="Calibri" w:hAnsi="Calibri"/>
          <w:b/>
          <w:lang w:val="en-US"/>
        </w:rPr>
        <w:t>network</w:t>
      </w:r>
      <w:r w:rsidRPr="00C70534">
        <w:rPr>
          <w:rFonts w:ascii="Calibri" w:hAnsi="Calibri"/>
          <w:lang w:val="en-US"/>
        </w:rPr>
        <w:t xml:space="preserve"> </w:t>
      </w:r>
      <w:r w:rsidRPr="000319DB">
        <w:rPr>
          <w:rFonts w:ascii="Calibri" w:hAnsi="Calibri"/>
          <w:b/>
          <w:lang w:val="en-US"/>
        </w:rPr>
        <w:t>with network flow</w:t>
      </w:r>
      <w:r w:rsidRPr="00C70534">
        <w:rPr>
          <w:rFonts w:ascii="Calibri" w:hAnsi="Calibri"/>
          <w:lang w:val="en-US"/>
        </w:rPr>
        <w:t>, ignoring the next downstream barrier</w:t>
      </w:r>
      <w:r w:rsidR="000319DB">
        <w:rPr>
          <w:rFonts w:ascii="Calibri" w:hAnsi="Calibri"/>
          <w:lang w:val="en-US"/>
        </w:rPr>
        <w:t>:</w:t>
      </w:r>
    </w:p>
    <w:p w14:paraId="0C896CC0"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4D229D01" wp14:editId="43EE0F0C">
            <wp:extent cx="4518660" cy="1885950"/>
            <wp:effectExtent l="19050" t="0" r="0" b="0"/>
            <wp:docPr id="107" name="Picture 106" descr="downstreampathto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pathtotal.JPG"/>
                    <pic:cNvPicPr/>
                  </pic:nvPicPr>
                  <pic:blipFill>
                    <a:blip r:embed="rId45"/>
                    <a:srcRect l="1862"/>
                    <a:stretch>
                      <a:fillRect/>
                    </a:stretch>
                  </pic:blipFill>
                  <pic:spPr>
                    <a:xfrm>
                      <a:off x="0" y="0"/>
                      <a:ext cx="4518660" cy="1885950"/>
                    </a:xfrm>
                    <a:prstGeom prst="rect">
                      <a:avLst/>
                    </a:prstGeom>
                  </pic:spPr>
                </pic:pic>
              </a:graphicData>
            </a:graphic>
          </wp:inline>
        </w:drawing>
      </w:r>
    </w:p>
    <w:p w14:paraId="0F1DBF1F" w14:textId="77777777" w:rsidR="000319DB" w:rsidRPr="000319DB" w:rsidRDefault="000319DB" w:rsidP="00B67654">
      <w:pPr>
        <w:pStyle w:val="ListParagraph"/>
        <w:ind w:left="892" w:right="639"/>
        <w:rPr>
          <w:rFonts w:ascii="Calibri" w:hAnsi="Calibri"/>
          <w:lang w:val="en-US"/>
        </w:rPr>
      </w:pPr>
    </w:p>
    <w:p w14:paraId="0339B2AD" w14:textId="77777777" w:rsidR="000319DB" w:rsidRPr="000319DB" w:rsidRDefault="000319DB" w:rsidP="00B67654">
      <w:pPr>
        <w:pStyle w:val="ListParagraph"/>
        <w:ind w:left="892" w:right="639"/>
        <w:rPr>
          <w:rFonts w:ascii="Calibri" w:hAnsi="Calibri"/>
          <w:lang w:val="en-US"/>
        </w:rPr>
      </w:pPr>
    </w:p>
    <w:p w14:paraId="578842FB"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immediate network</w:t>
      </w:r>
      <w:r w:rsidRPr="00C70534">
        <w:rPr>
          <w:rFonts w:ascii="Calibri" w:hAnsi="Calibri"/>
          <w:lang w:val="en-US"/>
        </w:rPr>
        <w:t xml:space="preserve"> </w:t>
      </w:r>
      <w:r w:rsidRPr="000319DB">
        <w:rPr>
          <w:rFonts w:ascii="Calibri" w:hAnsi="Calibri"/>
          <w:b/>
          <w:lang w:val="en-US"/>
        </w:rPr>
        <w:t>downstream</w:t>
      </w:r>
      <w:r w:rsidRPr="00C70534">
        <w:rPr>
          <w:rFonts w:ascii="Calibri" w:hAnsi="Calibri"/>
          <w:lang w:val="en-US"/>
        </w:rPr>
        <w:t xml:space="preserve">, </w:t>
      </w:r>
      <w:r w:rsidRPr="000319DB">
        <w:rPr>
          <w:rFonts w:ascii="Calibri" w:hAnsi="Calibri"/>
          <w:b/>
          <w:lang w:val="en-US"/>
        </w:rPr>
        <w:t>ignoring network flow</w:t>
      </w:r>
      <w:r w:rsidRPr="00C70534">
        <w:rPr>
          <w:rFonts w:ascii="Calibri" w:hAnsi="Calibri"/>
          <w:lang w:val="en-US"/>
        </w:rPr>
        <w:t>, until the next barrier(s)</w:t>
      </w:r>
      <w:r w:rsidR="000319DB">
        <w:rPr>
          <w:rFonts w:ascii="Calibri" w:hAnsi="Calibri"/>
          <w:lang w:val="en-US"/>
        </w:rPr>
        <w:t>:</w:t>
      </w:r>
    </w:p>
    <w:p w14:paraId="217E7081"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1EC4177A" wp14:editId="63C56E2C">
            <wp:extent cx="4556125" cy="2028825"/>
            <wp:effectExtent l="19050" t="0" r="0" b="0"/>
            <wp:docPr id="108" name="Picture 107" descr="downstreamto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total.JPG"/>
                    <pic:cNvPicPr/>
                  </pic:nvPicPr>
                  <pic:blipFill>
                    <a:blip r:embed="rId46"/>
                    <a:srcRect l="3041"/>
                    <a:stretch>
                      <a:fillRect/>
                    </a:stretch>
                  </pic:blipFill>
                  <pic:spPr>
                    <a:xfrm>
                      <a:off x="0" y="0"/>
                      <a:ext cx="4556125" cy="2028825"/>
                    </a:xfrm>
                    <a:prstGeom prst="rect">
                      <a:avLst/>
                    </a:prstGeom>
                  </pic:spPr>
                </pic:pic>
              </a:graphicData>
            </a:graphic>
          </wp:inline>
        </w:drawing>
      </w:r>
    </w:p>
    <w:p w14:paraId="0AAEBCC3" w14:textId="77777777" w:rsidR="000319DB" w:rsidRPr="000319DB" w:rsidRDefault="000319DB" w:rsidP="00B67654">
      <w:pPr>
        <w:pStyle w:val="ListParagraph"/>
        <w:ind w:left="892" w:right="639"/>
        <w:rPr>
          <w:rFonts w:ascii="Calibri" w:hAnsi="Calibri"/>
          <w:lang w:val="en-US"/>
        </w:rPr>
      </w:pPr>
    </w:p>
    <w:p w14:paraId="6C8C4BA5" w14:textId="77777777" w:rsidR="000319DB" w:rsidRPr="000319DB" w:rsidRDefault="000319DB" w:rsidP="00B67654">
      <w:pPr>
        <w:pStyle w:val="ListParagraph"/>
        <w:ind w:left="892" w:right="639"/>
        <w:rPr>
          <w:rFonts w:ascii="Calibri" w:hAnsi="Calibri"/>
          <w:lang w:val="en-US"/>
        </w:rPr>
      </w:pPr>
    </w:p>
    <w:p w14:paraId="5D3EEBBB"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lastRenderedPageBreak/>
        <w:t>total network downstream</w:t>
      </w:r>
      <w:r w:rsidRPr="00C70534">
        <w:rPr>
          <w:rFonts w:ascii="Calibri" w:hAnsi="Calibri"/>
          <w:lang w:val="en-US"/>
        </w:rPr>
        <w:t xml:space="preserve">, </w:t>
      </w:r>
      <w:r w:rsidRPr="000319DB">
        <w:rPr>
          <w:rFonts w:ascii="Calibri" w:hAnsi="Calibri"/>
          <w:b/>
          <w:lang w:val="en-US"/>
        </w:rPr>
        <w:t>ignoring network flow,</w:t>
      </w:r>
      <w:r w:rsidRPr="00C70534">
        <w:rPr>
          <w:rFonts w:ascii="Calibri" w:hAnsi="Calibri"/>
          <w:lang w:val="en-US"/>
        </w:rPr>
        <w:t xml:space="preserve"> ignoring t</w:t>
      </w:r>
      <w:r w:rsidR="000319DB">
        <w:rPr>
          <w:rFonts w:ascii="Calibri" w:hAnsi="Calibri"/>
          <w:lang w:val="en-US"/>
        </w:rPr>
        <w:t>he next barrier(s) encountered:</w:t>
      </w:r>
    </w:p>
    <w:p w14:paraId="51E64943"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2820796F" wp14:editId="00DF5CF0">
            <wp:extent cx="4819650" cy="2114550"/>
            <wp:effectExtent l="19050" t="0" r="0" b="0"/>
            <wp:docPr id="109" name="Picture 108" descr="downstreamtot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total2.JPG"/>
                    <pic:cNvPicPr/>
                  </pic:nvPicPr>
                  <pic:blipFill>
                    <a:blip r:embed="rId47"/>
                    <a:srcRect l="2317"/>
                    <a:stretch>
                      <a:fillRect/>
                    </a:stretch>
                  </pic:blipFill>
                  <pic:spPr>
                    <a:xfrm>
                      <a:off x="0" y="0"/>
                      <a:ext cx="4819650" cy="2114550"/>
                    </a:xfrm>
                    <a:prstGeom prst="rect">
                      <a:avLst/>
                    </a:prstGeom>
                  </pic:spPr>
                </pic:pic>
              </a:graphicData>
            </a:graphic>
          </wp:inline>
        </w:drawing>
      </w:r>
    </w:p>
    <w:p w14:paraId="0A957180" w14:textId="77777777" w:rsidR="00C70534" w:rsidRPr="00B06E39" w:rsidRDefault="00C70534" w:rsidP="00B67654">
      <w:pPr>
        <w:ind w:left="86" w:right="639"/>
        <w:rPr>
          <w:rFonts w:ascii="Calibri" w:hAnsi="Calibri"/>
          <w:b/>
          <w:lang w:val="en-US"/>
        </w:rPr>
      </w:pPr>
    </w:p>
    <w:p w14:paraId="222FED08" w14:textId="77777777" w:rsidR="000319DB" w:rsidRDefault="000319DB" w:rsidP="00042F0B">
      <w:pPr>
        <w:pStyle w:val="Heading3"/>
        <w:rPr>
          <w:lang w:val="en-CA"/>
        </w:rPr>
      </w:pPr>
      <w:bookmarkStart w:id="53" w:name="_Toc52020090"/>
      <w:r>
        <w:t>Classes</w:t>
      </w:r>
      <w:bookmarkEnd w:id="53"/>
    </w:p>
    <w:p w14:paraId="23A501DB" w14:textId="77777777" w:rsidR="0004138A" w:rsidRPr="0004138A" w:rsidRDefault="0004138A" w:rsidP="0004138A">
      <w:pPr>
        <w:rPr>
          <w:lang w:eastAsia="ru-RU"/>
        </w:rPr>
      </w:pPr>
    </w:p>
    <w:p w14:paraId="0C450002" w14:textId="77777777" w:rsidR="000319DB" w:rsidRDefault="000319DB" w:rsidP="00174891">
      <w:pPr>
        <w:ind w:left="86" w:right="639"/>
        <w:rPr>
          <w:rFonts w:ascii="Calibri" w:hAnsi="Calibri"/>
          <w:lang w:val="en-US"/>
        </w:rPr>
      </w:pPr>
      <w:r>
        <w:rPr>
          <w:rFonts w:ascii="Calibri" w:hAnsi="Calibri"/>
          <w:lang w:val="en-US"/>
        </w:rPr>
        <w:t xml:space="preserve">FIPEX offers the ability to define 'classes' for the output.  This effectively summarizes network returned from the analysis.  For example, river network may be summarized by 'large river', 'small river', or 'stream'.  Alternatively, river network may be summarized by 'Stream order = 1', 'Stream order = 2', 'Stream order = 3' , etc. </w:t>
      </w:r>
    </w:p>
    <w:p w14:paraId="4E1E1136" w14:textId="77777777" w:rsidR="000319DB" w:rsidRDefault="000319DB" w:rsidP="00174891">
      <w:pPr>
        <w:ind w:left="86" w:right="639"/>
        <w:rPr>
          <w:rFonts w:ascii="Calibri" w:hAnsi="Calibri"/>
          <w:lang w:val="en-US"/>
        </w:rPr>
      </w:pPr>
    </w:p>
    <w:p w14:paraId="72871F34" w14:textId="77777777" w:rsidR="000319DB" w:rsidRDefault="000319DB" w:rsidP="00042F0B">
      <w:pPr>
        <w:pStyle w:val="Heading3"/>
        <w:rPr>
          <w:lang w:val="en-CA"/>
        </w:rPr>
      </w:pPr>
      <w:bookmarkStart w:id="54" w:name="_Toc52020091"/>
      <w:r>
        <w:t>Exclusions</w:t>
      </w:r>
      <w:bookmarkEnd w:id="54"/>
    </w:p>
    <w:p w14:paraId="44C4FEE2" w14:textId="77777777" w:rsidR="0004138A" w:rsidRPr="0004138A" w:rsidRDefault="0004138A" w:rsidP="0004138A">
      <w:pPr>
        <w:rPr>
          <w:lang w:eastAsia="ru-RU"/>
        </w:rPr>
      </w:pPr>
    </w:p>
    <w:p w14:paraId="5472FAA5" w14:textId="77777777" w:rsidR="000319DB" w:rsidRDefault="000319DB" w:rsidP="00174891">
      <w:pPr>
        <w:ind w:left="86" w:right="639"/>
        <w:rPr>
          <w:rFonts w:ascii="Calibri" w:hAnsi="Calibri"/>
          <w:lang w:val="en-US"/>
        </w:rPr>
      </w:pPr>
      <w:r>
        <w:rPr>
          <w:rFonts w:ascii="Calibri" w:hAnsi="Calibri"/>
          <w:lang w:val="en-US"/>
        </w:rPr>
        <w:t xml:space="preserve">Certain features may be excluded from analysis.  For example, a common exclusion are lines features that run through waterbodies such as lakes.  </w:t>
      </w:r>
      <w:r w:rsidR="00042F0B">
        <w:rPr>
          <w:rFonts w:ascii="Calibri" w:hAnsi="Calibri"/>
          <w:lang w:val="en-US"/>
        </w:rPr>
        <w:t xml:space="preserve">These are sometimes referred to as 'lake spines' and are unrepresentative of stream or river length.  If they have been identified by a unique code in the layer's attribute table, then they may be excluded from the analysis.  </w:t>
      </w:r>
    </w:p>
    <w:p w14:paraId="5A065DE9" w14:textId="77777777" w:rsidR="00042F0B" w:rsidRDefault="00042F0B" w:rsidP="00174891">
      <w:pPr>
        <w:ind w:left="86" w:right="639"/>
        <w:rPr>
          <w:rFonts w:ascii="Calibri" w:hAnsi="Calibri"/>
          <w:lang w:val="en-US"/>
        </w:rPr>
      </w:pPr>
    </w:p>
    <w:p w14:paraId="414DA8E8" w14:textId="77777777" w:rsidR="00042F0B" w:rsidRDefault="00042F0B" w:rsidP="00042F0B">
      <w:pPr>
        <w:pStyle w:val="Heading3"/>
        <w:rPr>
          <w:lang w:val="en-CA"/>
        </w:rPr>
      </w:pPr>
      <w:bookmarkStart w:id="55" w:name="_Toc52020092"/>
      <w:r>
        <w:t>Polygon Inclusion</w:t>
      </w:r>
      <w:bookmarkEnd w:id="55"/>
    </w:p>
    <w:p w14:paraId="5B55B062" w14:textId="77777777" w:rsidR="0004138A" w:rsidRPr="0004138A" w:rsidRDefault="0004138A" w:rsidP="0004138A">
      <w:pPr>
        <w:rPr>
          <w:lang w:eastAsia="ru-RU"/>
        </w:rPr>
      </w:pPr>
    </w:p>
    <w:p w14:paraId="015C9338" w14:textId="77777777" w:rsidR="00BB2E49" w:rsidRDefault="00042F0B" w:rsidP="00174891">
      <w:pPr>
        <w:ind w:left="86" w:right="639"/>
        <w:rPr>
          <w:rFonts w:ascii="Calibri" w:hAnsi="Calibri"/>
          <w:lang w:val="en-US"/>
        </w:rPr>
      </w:pPr>
      <w:r>
        <w:rPr>
          <w:rFonts w:ascii="Calibri" w:hAnsi="Calibri"/>
          <w:lang w:val="en-US"/>
        </w:rPr>
        <w:t xml:space="preserve">Geometric networks are not able to accommodate inclusion of polygons -- they maintain only node-edge topology.  FIPEX can optionally include polygonal layers and features into the analysis by 'intersecting' them with the lines features of the geometric network.  For example, lakes may be included by setting </w:t>
      </w:r>
      <w:r w:rsidR="00BB2E49">
        <w:rPr>
          <w:rFonts w:ascii="Calibri" w:hAnsi="Calibri"/>
          <w:lang w:val="en-US"/>
        </w:rPr>
        <w:t>this in the FIPEX options menu:</w:t>
      </w:r>
      <w:r>
        <w:rPr>
          <w:rFonts w:ascii="Calibri" w:hAnsi="Calibri"/>
          <w:lang w:val="en-US"/>
        </w:rPr>
        <w:t xml:space="preserve"> </w:t>
      </w:r>
    </w:p>
    <w:p w14:paraId="5788893C" w14:textId="77777777" w:rsidR="00BB2E49" w:rsidRDefault="00BB2E49" w:rsidP="00174891">
      <w:pPr>
        <w:ind w:left="86" w:right="639"/>
        <w:rPr>
          <w:rFonts w:ascii="Calibri" w:hAnsi="Calibri"/>
          <w:lang w:val="en-US"/>
        </w:rPr>
      </w:pPr>
    </w:p>
    <w:p w14:paraId="2C059DFD" w14:textId="77777777" w:rsidR="00BB2E49" w:rsidRDefault="00BB2E49" w:rsidP="00B67654">
      <w:pPr>
        <w:ind w:left="86" w:right="639"/>
        <w:jc w:val="both"/>
        <w:rPr>
          <w:rFonts w:ascii="Calibri" w:hAnsi="Calibri"/>
          <w:lang w:val="en-US"/>
        </w:rPr>
      </w:pPr>
      <w:r w:rsidRPr="00BB2E49">
        <w:rPr>
          <w:rFonts w:ascii="Calibri" w:hAnsi="Calibri"/>
          <w:noProof/>
        </w:rPr>
        <w:lastRenderedPageBreak/>
        <w:drawing>
          <wp:inline distT="0" distB="0" distL="0" distR="0" wp14:anchorId="13FD0CDA" wp14:editId="6DE2BA5F">
            <wp:extent cx="3933825" cy="1952625"/>
            <wp:effectExtent l="19050" t="0" r="9525" b="0"/>
            <wp:docPr id="111" name="Picture 109" descr="BasicInclu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Inclusion.JPG"/>
                    <pic:cNvPicPr/>
                  </pic:nvPicPr>
                  <pic:blipFill>
                    <a:blip r:embed="rId48"/>
                    <a:stretch>
                      <a:fillRect/>
                    </a:stretch>
                  </pic:blipFill>
                  <pic:spPr>
                    <a:xfrm>
                      <a:off x="0" y="0"/>
                      <a:ext cx="3933825" cy="1952625"/>
                    </a:xfrm>
                    <a:prstGeom prst="rect">
                      <a:avLst/>
                    </a:prstGeom>
                  </pic:spPr>
                </pic:pic>
              </a:graphicData>
            </a:graphic>
          </wp:inline>
        </w:drawing>
      </w:r>
    </w:p>
    <w:p w14:paraId="6E8AB405" w14:textId="77777777" w:rsidR="00BB2E49" w:rsidRDefault="00BB2E49" w:rsidP="00174891">
      <w:pPr>
        <w:ind w:left="86" w:right="639"/>
        <w:rPr>
          <w:rFonts w:ascii="Calibri" w:hAnsi="Calibri"/>
          <w:lang w:val="en-US"/>
        </w:rPr>
      </w:pPr>
    </w:p>
    <w:p w14:paraId="5A291E19" w14:textId="06AFA123" w:rsidR="00042F0B" w:rsidRDefault="00042F0B" w:rsidP="00174891">
      <w:pPr>
        <w:ind w:left="86" w:right="639"/>
        <w:rPr>
          <w:rFonts w:ascii="Calibri" w:hAnsi="Calibri"/>
          <w:lang w:val="en-US"/>
        </w:rPr>
      </w:pPr>
      <w:r>
        <w:rPr>
          <w:rFonts w:ascii="Calibri" w:hAnsi="Calibri"/>
          <w:lang w:val="en-US"/>
        </w:rPr>
        <w:t>Resulting analyses will summarize lake surface area in the out</w:t>
      </w:r>
      <w:r w:rsidR="00BB2E49">
        <w:rPr>
          <w:rFonts w:ascii="Calibri" w:hAnsi="Calibri"/>
          <w:lang w:val="en-US"/>
        </w:rPr>
        <w:t>put:</w:t>
      </w:r>
    </w:p>
    <w:p w14:paraId="1AC57497" w14:textId="77777777" w:rsidR="00C43430" w:rsidRDefault="00C43430" w:rsidP="00174891">
      <w:pPr>
        <w:ind w:left="86" w:right="639"/>
        <w:rPr>
          <w:rFonts w:ascii="Calibri" w:hAnsi="Calibri"/>
          <w:lang w:val="en-US"/>
        </w:rPr>
      </w:pPr>
    </w:p>
    <w:p w14:paraId="76748FB4" w14:textId="278073FE" w:rsidR="00BB2E49" w:rsidRDefault="00C43430" w:rsidP="00174891">
      <w:pPr>
        <w:ind w:left="86" w:right="639"/>
        <w:rPr>
          <w:rFonts w:ascii="Calibri" w:hAnsi="Calibri"/>
          <w:lang w:val="en-US"/>
        </w:rPr>
      </w:pPr>
      <w:r>
        <w:rPr>
          <w:rFonts w:ascii="Calibri" w:hAnsi="Calibri"/>
          <w:noProof/>
          <w:lang w:val="en-US"/>
        </w:rPr>
        <w:drawing>
          <wp:inline distT="0" distB="0" distL="0" distR="0" wp14:anchorId="25240ABA" wp14:editId="3B88D3D8">
            <wp:extent cx="6005246" cy="1052286"/>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l="4879" t="34412" r="27541" b="37032"/>
                    <a:stretch/>
                  </pic:blipFill>
                  <pic:spPr bwMode="auto">
                    <a:xfrm>
                      <a:off x="0" y="0"/>
                      <a:ext cx="6096153" cy="1068215"/>
                    </a:xfrm>
                    <a:prstGeom prst="rect">
                      <a:avLst/>
                    </a:prstGeom>
                    <a:noFill/>
                    <a:ln>
                      <a:noFill/>
                    </a:ln>
                    <a:extLst>
                      <a:ext uri="{53640926-AAD7-44D8-BBD7-CCE9431645EC}">
                        <a14:shadowObscured xmlns:a14="http://schemas.microsoft.com/office/drawing/2010/main"/>
                      </a:ext>
                    </a:extLst>
                  </pic:spPr>
                </pic:pic>
              </a:graphicData>
            </a:graphic>
          </wp:inline>
        </w:drawing>
      </w:r>
    </w:p>
    <w:p w14:paraId="70B9D86F" w14:textId="1A003912" w:rsidR="00BB2E49" w:rsidRDefault="00BB2E49" w:rsidP="00B67654">
      <w:pPr>
        <w:ind w:left="86" w:right="639"/>
        <w:jc w:val="both"/>
        <w:rPr>
          <w:rFonts w:ascii="Calibri" w:hAnsi="Calibri"/>
          <w:lang w:val="en-US"/>
        </w:rPr>
      </w:pPr>
    </w:p>
    <w:p w14:paraId="24B117D5" w14:textId="77777777" w:rsidR="00042F0B" w:rsidRDefault="00042F0B" w:rsidP="00174891">
      <w:pPr>
        <w:ind w:left="86" w:right="639"/>
        <w:rPr>
          <w:rFonts w:ascii="Calibri" w:hAnsi="Calibri"/>
          <w:lang w:val="en-US"/>
        </w:rPr>
      </w:pPr>
    </w:p>
    <w:p w14:paraId="38EC0372" w14:textId="77777777" w:rsidR="00042F0B" w:rsidRDefault="00042F0B" w:rsidP="00174891">
      <w:pPr>
        <w:ind w:left="86" w:right="639"/>
        <w:rPr>
          <w:rFonts w:ascii="Calibri" w:hAnsi="Calibri"/>
          <w:lang w:val="en-US"/>
        </w:rPr>
      </w:pPr>
    </w:p>
    <w:p w14:paraId="514D07AD" w14:textId="7654CE4C" w:rsidR="000319DB" w:rsidRDefault="00A6703E" w:rsidP="00174891">
      <w:pPr>
        <w:ind w:left="86" w:right="639"/>
        <w:rPr>
          <w:rFonts w:ascii="Calibri" w:hAnsi="Calibri"/>
          <w:lang w:val="en-US"/>
        </w:rPr>
      </w:pPr>
      <w:r>
        <w:rPr>
          <w:rFonts w:ascii="Calibri" w:hAnsi="Calibri"/>
          <w:noProof/>
          <w:lang w:val="en-US"/>
        </w:rPr>
        <mc:AlternateContent>
          <mc:Choice Requires="wps">
            <w:drawing>
              <wp:inline distT="0" distB="0" distL="0" distR="0" wp14:anchorId="31EBD7B7" wp14:editId="462AE30A">
                <wp:extent cx="5615940" cy="911860"/>
                <wp:effectExtent l="12065" t="11430" r="10795" b="10160"/>
                <wp:docPr id="69"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911860"/>
                        </a:xfrm>
                        <a:prstGeom prst="rect">
                          <a:avLst/>
                        </a:prstGeom>
                        <a:solidFill>
                          <a:schemeClr val="tx1">
                            <a:lumMod val="65000"/>
                            <a:lumOff val="35000"/>
                          </a:schemeClr>
                        </a:solidFill>
                        <a:ln w="9525">
                          <a:solidFill>
                            <a:srgbClr val="000000"/>
                          </a:solidFill>
                          <a:miter lim="800000"/>
                          <a:headEnd/>
                          <a:tailEnd/>
                        </a:ln>
                      </wps:spPr>
                      <wps:txbx>
                        <w:txbxContent>
                          <w:p w14:paraId="19113710" w14:textId="77777777" w:rsidR="00386FF9" w:rsidRPr="000A743B" w:rsidRDefault="00386FF9" w:rsidP="00042F0B">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A</w:t>
                            </w:r>
                            <w:r w:rsidRPr="00042F0B">
                              <w:rPr>
                                <w:rFonts w:ascii="Calibri" w:hAnsi="Calibri"/>
                                <w:color w:val="FFFFFF" w:themeColor="background1"/>
                                <w:lang w:val="en-US"/>
                              </w:rPr>
                              <w:t xml:space="preserve"> powerful combination is the polygon inclusion with line exclusion.  If a line runs through a polygon, exclude that length but include the polygon total.  As such, a river system can be analyzed returning only network area rather than length (if the area data are available.</w:t>
                            </w:r>
                            <w:r>
                              <w:rPr>
                                <w:rFonts w:ascii="Calibri" w:hAnsi="Calibri"/>
                                <w:lang w:val="en-US"/>
                              </w:rPr>
                              <w:t xml:space="preserve">  </w:t>
                            </w:r>
                          </w:p>
                        </w:txbxContent>
                      </wps:txbx>
                      <wps:bodyPr rot="0" vert="horz" wrap="square" lIns="91440" tIns="45720" rIns="91440" bIns="45720" anchor="t" anchorCtr="0" upright="1">
                        <a:noAutofit/>
                      </wps:bodyPr>
                    </wps:wsp>
                  </a:graphicData>
                </a:graphic>
              </wp:inline>
            </w:drawing>
          </mc:Choice>
          <mc:Fallback>
            <w:pict>
              <v:shape w14:anchorId="31EBD7B7" id="Text Box 474" o:spid="_x0000_s1039" type="#_x0000_t202" style="width:442.2pt;height:7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" fillcolor="#5a5a5a [2109]">
                <v:textbox>
                  <w:txbxContent>
                    <w:p w14:paraId="19113710" w14:textId="77777777" w:rsidR="00386FF9" w:rsidRPr="000A743B" w:rsidRDefault="00386FF9" w:rsidP="00042F0B">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A</w:t>
                      </w:r>
                      <w:r w:rsidRPr="00042F0B">
                        <w:rPr>
                          <w:rFonts w:ascii="Calibri" w:hAnsi="Calibri"/>
                          <w:color w:val="FFFFFF" w:themeColor="background1"/>
                          <w:lang w:val="en-US"/>
                        </w:rPr>
                        <w:t xml:space="preserve"> powerful combination is the polygon inclusion with line exclusion.  If a line runs through a polygon, exclude that length but include the polygon total.  As such, a river system can be analyzed returning only network area rather than length (if the area data are available.</w:t>
                      </w:r>
                      <w:r>
                        <w:rPr>
                          <w:rFonts w:ascii="Calibri" w:hAnsi="Calibri"/>
                          <w:lang w:val="en-US"/>
                        </w:rPr>
                        <w:t xml:space="preserve">  </w:t>
                      </w:r>
                    </w:p>
                  </w:txbxContent>
                </v:textbox>
                <w10:anchorlock/>
              </v:shape>
            </w:pict>
          </mc:Fallback>
        </mc:AlternateContent>
      </w:r>
    </w:p>
    <w:p w14:paraId="132C5AD5" w14:textId="77777777" w:rsidR="00BB2E49" w:rsidRDefault="00BB2E49" w:rsidP="00174891">
      <w:pPr>
        <w:ind w:left="86" w:right="639"/>
        <w:rPr>
          <w:rFonts w:ascii="Calibri" w:hAnsi="Calibri"/>
          <w:lang w:val="en-US"/>
        </w:rPr>
      </w:pPr>
    </w:p>
    <w:p w14:paraId="27A54ED5" w14:textId="77777777" w:rsidR="00BB2E49" w:rsidRDefault="00BB2E49" w:rsidP="00174891">
      <w:pPr>
        <w:ind w:left="86" w:right="639"/>
        <w:rPr>
          <w:rFonts w:ascii="Calibri" w:hAnsi="Calibri"/>
          <w:lang w:val="en-US"/>
        </w:rPr>
      </w:pPr>
    </w:p>
    <w:p w14:paraId="0BCE16BA" w14:textId="77777777" w:rsidR="008A4B25" w:rsidRDefault="008A4B25">
      <w:pPr>
        <w:rPr>
          <w:rFonts w:ascii="Arial" w:hAnsi="Arial" w:cs="Arial"/>
          <w:b/>
          <w:bCs/>
          <w:i/>
          <w:iCs/>
          <w:sz w:val="28"/>
          <w:szCs w:val="28"/>
          <w:lang w:val="ru-RU" w:eastAsia="ru-RU"/>
        </w:rPr>
      </w:pPr>
      <w:r>
        <w:br w:type="page"/>
      </w:r>
    </w:p>
    <w:p w14:paraId="7C4A8CC6" w14:textId="77777777" w:rsidR="00B06E39" w:rsidRDefault="000319DB" w:rsidP="00BB2E49">
      <w:pPr>
        <w:pStyle w:val="Heading2"/>
        <w:rPr>
          <w:lang w:val="en-CA"/>
        </w:rPr>
      </w:pPr>
      <w:bookmarkStart w:id="56" w:name="_Toc52020093"/>
      <w:r>
        <w:lastRenderedPageBreak/>
        <w:t>Advanced Features</w:t>
      </w:r>
      <w:bookmarkEnd w:id="56"/>
      <w:r>
        <w:t xml:space="preserve"> </w:t>
      </w:r>
    </w:p>
    <w:p w14:paraId="53077267" w14:textId="77777777" w:rsidR="000319DB" w:rsidRDefault="0083153E" w:rsidP="00174891">
      <w:pPr>
        <w:ind w:left="86" w:right="639"/>
        <w:rPr>
          <w:rFonts w:ascii="Calibri" w:hAnsi="Calibri"/>
          <w:lang w:val="en-US"/>
        </w:rPr>
      </w:pPr>
      <w:r>
        <w:rPr>
          <w:rFonts w:ascii="Calibri" w:hAnsi="Calibri"/>
          <w:lang w:val="en-US"/>
        </w:rPr>
        <w:t xml:space="preserve">{ </w:t>
      </w:r>
      <w:hyperlink w:anchor="_5._Overview_of" w:history="1">
        <w:r>
          <w:rPr>
            <w:rStyle w:val="Hyperlink"/>
            <w:rFonts w:ascii="Calibri" w:hAnsi="Calibri"/>
            <w:lang w:val="en-US"/>
          </w:rPr>
          <w:t xml:space="preserve">Back to 5: </w:t>
        </w:r>
        <w:r w:rsidRPr="0083153E">
          <w:rPr>
            <w:rStyle w:val="Hyperlink"/>
            <w:rFonts w:ascii="Calibri" w:hAnsi="Calibri"/>
            <w:lang w:val="en-US"/>
          </w:rPr>
          <w:t>Overview of FIPEX Toolset</w:t>
        </w:r>
      </w:hyperlink>
      <w:r>
        <w:rPr>
          <w:rFonts w:ascii="Calibri" w:hAnsi="Calibri"/>
          <w:lang w:val="en-US"/>
        </w:rPr>
        <w:t xml:space="preserve"> }</w:t>
      </w:r>
    </w:p>
    <w:p w14:paraId="5FBCB79A" w14:textId="77777777" w:rsidR="0083153E" w:rsidRDefault="0083153E" w:rsidP="00174891">
      <w:pPr>
        <w:ind w:left="86" w:right="639"/>
        <w:rPr>
          <w:rFonts w:ascii="Calibri" w:hAnsi="Calibri"/>
          <w:lang w:val="en-US"/>
        </w:rPr>
      </w:pPr>
    </w:p>
    <w:p w14:paraId="65DC7525" w14:textId="77777777" w:rsidR="00A23D3C" w:rsidRDefault="00181930" w:rsidP="00174891">
      <w:pPr>
        <w:ind w:left="86" w:right="639"/>
        <w:rPr>
          <w:rFonts w:ascii="Calibri" w:hAnsi="Calibri"/>
          <w:lang w:val="en-US"/>
        </w:rPr>
      </w:pPr>
      <w:r>
        <w:rPr>
          <w:rFonts w:ascii="Calibri" w:hAnsi="Calibri"/>
          <w:lang w:val="en-US"/>
        </w:rPr>
        <w:t>The most common 'Advanced' feat</w:t>
      </w:r>
      <w:r w:rsidR="00F50F22">
        <w:rPr>
          <w:rFonts w:ascii="Calibri" w:hAnsi="Calibri"/>
          <w:lang w:val="en-US"/>
        </w:rPr>
        <w:t>ure used with FIPEX is iteration of basic</w:t>
      </w:r>
      <w:r>
        <w:rPr>
          <w:rFonts w:ascii="Calibri" w:hAnsi="Calibri"/>
          <w:lang w:val="en-US"/>
        </w:rPr>
        <w:t xml:space="preserve"> analyses like those described in th</w:t>
      </w:r>
      <w:r w:rsidR="00F50F22">
        <w:rPr>
          <w:rFonts w:ascii="Calibri" w:hAnsi="Calibri"/>
          <w:lang w:val="en-US"/>
        </w:rPr>
        <w:t xml:space="preserve">e 'Basic Features' section.  Typically, this is </w:t>
      </w:r>
      <w:r>
        <w:rPr>
          <w:rFonts w:ascii="Calibri" w:hAnsi="Calibri"/>
          <w:lang w:val="en-US"/>
        </w:rPr>
        <w:t xml:space="preserve">for a large number of barriers or an entire river system.  </w:t>
      </w:r>
      <w:r w:rsidR="00A23D3C">
        <w:rPr>
          <w:rFonts w:ascii="Calibri" w:hAnsi="Calibri"/>
          <w:lang w:val="en-US"/>
        </w:rPr>
        <w:t xml:space="preserve">By setting one flag on the 'sink' of the network, a user can run an </w:t>
      </w:r>
      <w:r w:rsidR="00A23D3C" w:rsidRPr="0065439C">
        <w:rPr>
          <w:rFonts w:ascii="Calibri" w:hAnsi="Calibri"/>
          <w:b/>
          <w:lang w:val="en-US"/>
        </w:rPr>
        <w:t>'Advanced Analysis'</w:t>
      </w:r>
      <w:r w:rsidR="00A23D3C">
        <w:rPr>
          <w:rFonts w:ascii="Calibri" w:hAnsi="Calibri"/>
          <w:lang w:val="en-US"/>
        </w:rPr>
        <w:t xml:space="preserve"> on all barriers encountered on that river system</w:t>
      </w:r>
      <w:r w:rsidR="00E235BE">
        <w:rPr>
          <w:rFonts w:ascii="Calibri" w:hAnsi="Calibri"/>
          <w:lang w:val="en-US"/>
        </w:rPr>
        <w:t xml:space="preserve"> (avoiding repetitive analysis of one barrier at a time)</w:t>
      </w:r>
      <w:r w:rsidR="00A23D3C">
        <w:rPr>
          <w:rFonts w:ascii="Calibri" w:hAnsi="Calibri"/>
          <w:lang w:val="en-US"/>
        </w:rPr>
        <w:t xml:space="preserve">.  </w:t>
      </w:r>
    </w:p>
    <w:p w14:paraId="5587035A" w14:textId="77777777" w:rsidR="00A23D3C" w:rsidRDefault="00A23D3C" w:rsidP="00174891">
      <w:pPr>
        <w:ind w:left="86" w:right="639"/>
        <w:rPr>
          <w:rFonts w:ascii="Calibri" w:hAnsi="Calibri"/>
          <w:lang w:val="en-US"/>
        </w:rPr>
      </w:pPr>
      <w:r>
        <w:rPr>
          <w:rFonts w:ascii="Calibri" w:hAnsi="Calibri"/>
          <w:lang w:val="en-US"/>
        </w:rPr>
        <w:t xml:space="preserve">The Advanced analysis button: </w:t>
      </w:r>
      <w:r>
        <w:rPr>
          <w:rFonts w:ascii="Calibri" w:hAnsi="Calibri"/>
          <w:noProof/>
        </w:rPr>
        <w:drawing>
          <wp:inline distT="0" distB="0" distL="0" distR="0" wp14:anchorId="3FBF55DB" wp14:editId="2A4D8C40">
            <wp:extent cx="219075" cy="247650"/>
            <wp:effectExtent l="19050" t="0" r="9525" b="0"/>
            <wp:docPr id="113" name="Picture 112" descr="advancedanalysis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button.JPG"/>
                    <pic:cNvPicPr/>
                  </pic:nvPicPr>
                  <pic:blipFill>
                    <a:blip r:embed="rId49"/>
                    <a:srcRect/>
                    <a:stretch>
                      <a:fillRect/>
                    </a:stretch>
                  </pic:blipFill>
                  <pic:spPr>
                    <a:xfrm>
                      <a:off x="0" y="0"/>
                      <a:ext cx="219075" cy="247650"/>
                    </a:xfrm>
                    <a:prstGeom prst="rect">
                      <a:avLst/>
                    </a:prstGeom>
                  </pic:spPr>
                </pic:pic>
              </a:graphicData>
            </a:graphic>
          </wp:inline>
        </w:drawing>
      </w:r>
    </w:p>
    <w:p w14:paraId="379877A7" w14:textId="77777777" w:rsidR="00181930" w:rsidRDefault="00181930" w:rsidP="00174891">
      <w:pPr>
        <w:ind w:left="86" w:right="639"/>
        <w:rPr>
          <w:rFonts w:ascii="Calibri" w:hAnsi="Calibri"/>
          <w:lang w:val="en-US"/>
        </w:rPr>
      </w:pPr>
    </w:p>
    <w:p w14:paraId="6B8D52B4" w14:textId="4A2E241A" w:rsidR="00625E00" w:rsidRDefault="00A23D3C" w:rsidP="00174891">
      <w:pPr>
        <w:ind w:left="86" w:right="639"/>
        <w:rPr>
          <w:rFonts w:ascii="Calibri" w:hAnsi="Calibri"/>
          <w:lang w:val="en-US"/>
        </w:rPr>
      </w:pPr>
      <w:r>
        <w:rPr>
          <w:rFonts w:ascii="Calibri" w:hAnsi="Calibri"/>
          <w:lang w:val="en-US"/>
        </w:rPr>
        <w:t>The Advanced Analysis O</w:t>
      </w:r>
      <w:r w:rsidR="00625E00">
        <w:rPr>
          <w:rFonts w:ascii="Calibri" w:hAnsi="Calibri"/>
          <w:lang w:val="en-US"/>
        </w:rPr>
        <w:t>utput</w:t>
      </w:r>
      <w:r>
        <w:rPr>
          <w:rFonts w:ascii="Calibri" w:hAnsi="Calibri"/>
          <w:lang w:val="en-US"/>
        </w:rPr>
        <w:t xml:space="preserve"> Tab in the FIPEX Options menu:</w:t>
      </w:r>
    </w:p>
    <w:p w14:paraId="5285E0A0" w14:textId="77777777" w:rsidR="00625E00" w:rsidRDefault="00625E00" w:rsidP="00174891">
      <w:pPr>
        <w:ind w:left="86" w:right="639"/>
        <w:rPr>
          <w:rFonts w:ascii="Calibri" w:hAnsi="Calibri"/>
          <w:lang w:val="en-US"/>
        </w:rPr>
      </w:pPr>
    </w:p>
    <w:p w14:paraId="627F3676" w14:textId="5B228FDC" w:rsidR="00625E00" w:rsidRDefault="00625E00" w:rsidP="00174891">
      <w:pPr>
        <w:ind w:left="86" w:right="639"/>
        <w:rPr>
          <w:rFonts w:ascii="Calibri" w:hAnsi="Calibri"/>
          <w:lang w:val="en-US"/>
        </w:rPr>
      </w:pPr>
      <w:r>
        <w:rPr>
          <w:rFonts w:ascii="Calibri" w:hAnsi="Calibri"/>
          <w:noProof/>
          <w:lang w:val="en-US"/>
        </w:rPr>
        <w:drawing>
          <wp:inline distT="0" distB="0" distL="0" distR="0" wp14:anchorId="1BE0D44A" wp14:editId="2AB03073">
            <wp:extent cx="4330923" cy="3968954"/>
            <wp:effectExtent l="0" t="0" r="0" b="0"/>
            <wp:docPr id="100" name="Picture 1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330923" cy="3968954"/>
                    </a:xfrm>
                    <a:prstGeom prst="rect">
                      <a:avLst/>
                    </a:prstGeom>
                  </pic:spPr>
                </pic:pic>
              </a:graphicData>
            </a:graphic>
          </wp:inline>
        </w:drawing>
      </w:r>
    </w:p>
    <w:p w14:paraId="57F5E20F" w14:textId="33AD582D" w:rsidR="00625E00" w:rsidRDefault="00625E00" w:rsidP="00174891">
      <w:pPr>
        <w:ind w:left="86" w:right="639"/>
        <w:rPr>
          <w:rFonts w:ascii="Calibri" w:hAnsi="Calibri"/>
          <w:lang w:val="en-US"/>
        </w:rPr>
      </w:pPr>
    </w:p>
    <w:p w14:paraId="0CB22BAF" w14:textId="67094DA7" w:rsidR="00625E00" w:rsidRDefault="00625E00" w:rsidP="00625E00">
      <w:pPr>
        <w:ind w:left="86" w:right="639"/>
        <w:rPr>
          <w:rFonts w:ascii="Calibri" w:hAnsi="Calibri"/>
          <w:lang w:val="en-US"/>
        </w:rPr>
      </w:pPr>
      <w:r>
        <w:rPr>
          <w:rFonts w:ascii="Calibri" w:hAnsi="Calibri"/>
          <w:lang w:val="en-US"/>
        </w:rPr>
        <w:t>The Advanced Analysis Advanced Tab in the FIPEX Options menu:</w:t>
      </w:r>
    </w:p>
    <w:p w14:paraId="1C1C81F4" w14:textId="77777777" w:rsidR="00625E00" w:rsidRDefault="00625E00" w:rsidP="00174891">
      <w:pPr>
        <w:ind w:left="86" w:right="639"/>
        <w:rPr>
          <w:rFonts w:ascii="Calibri" w:hAnsi="Calibri"/>
          <w:lang w:val="en-US"/>
        </w:rPr>
      </w:pPr>
    </w:p>
    <w:p w14:paraId="6F3300FB" w14:textId="6AF4E868" w:rsidR="00A23D3C" w:rsidRDefault="00625E00" w:rsidP="00174891">
      <w:pPr>
        <w:ind w:left="86" w:right="639"/>
        <w:rPr>
          <w:rFonts w:ascii="Calibri" w:hAnsi="Calibri"/>
          <w:lang w:val="en-US"/>
        </w:rPr>
      </w:pPr>
      <w:r>
        <w:rPr>
          <w:rFonts w:ascii="Calibri" w:hAnsi="Calibri"/>
          <w:noProof/>
          <w:lang w:val="en-US"/>
        </w:rPr>
        <w:lastRenderedPageBreak/>
        <w:drawing>
          <wp:inline distT="0" distB="0" distL="0" distR="0" wp14:anchorId="4EDC9B3C" wp14:editId="76F545F8">
            <wp:extent cx="4324572" cy="3949903"/>
            <wp:effectExtent l="0" t="0" r="0" b="0"/>
            <wp:docPr id="99" name="Picture 9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324572" cy="3949903"/>
                    </a:xfrm>
                    <a:prstGeom prst="rect">
                      <a:avLst/>
                    </a:prstGeom>
                  </pic:spPr>
                </pic:pic>
              </a:graphicData>
            </a:graphic>
          </wp:inline>
        </w:drawing>
      </w:r>
      <w:r w:rsidR="00A23D3C">
        <w:rPr>
          <w:rFonts w:ascii="Calibri" w:hAnsi="Calibri"/>
          <w:lang w:val="en-US"/>
        </w:rPr>
        <w:t xml:space="preserve"> </w:t>
      </w:r>
    </w:p>
    <w:p w14:paraId="5084CC26" w14:textId="1198BD14" w:rsidR="00625E00" w:rsidRDefault="00625E00" w:rsidP="00174891">
      <w:pPr>
        <w:ind w:left="86" w:right="639"/>
        <w:rPr>
          <w:rFonts w:ascii="Calibri" w:hAnsi="Calibri"/>
          <w:lang w:val="en-US"/>
        </w:rPr>
      </w:pPr>
    </w:p>
    <w:p w14:paraId="5A3A4B27" w14:textId="20F13926" w:rsidR="00625E00" w:rsidRDefault="00625E00" w:rsidP="00625E00">
      <w:pPr>
        <w:ind w:left="86" w:right="639"/>
        <w:rPr>
          <w:rFonts w:ascii="Calibri" w:hAnsi="Calibri"/>
          <w:lang w:val="en-US"/>
        </w:rPr>
      </w:pPr>
      <w:r>
        <w:rPr>
          <w:rFonts w:ascii="Calibri" w:hAnsi="Calibri"/>
          <w:lang w:val="en-US"/>
        </w:rPr>
        <w:t>The Advanced Analysis DCI Tab in the FIPEX Options menu:</w:t>
      </w:r>
    </w:p>
    <w:p w14:paraId="2B9A51A1" w14:textId="77777777" w:rsidR="00625E00" w:rsidRDefault="00625E00" w:rsidP="00174891">
      <w:pPr>
        <w:ind w:left="86" w:right="639"/>
        <w:rPr>
          <w:rFonts w:ascii="Calibri" w:hAnsi="Calibri"/>
          <w:lang w:val="en-US"/>
        </w:rPr>
      </w:pPr>
    </w:p>
    <w:p w14:paraId="12B989AF" w14:textId="1A2717D5" w:rsidR="00A23D3C" w:rsidRDefault="00625E00" w:rsidP="00174891">
      <w:pPr>
        <w:ind w:left="86" w:right="639"/>
        <w:rPr>
          <w:rFonts w:ascii="Calibri" w:hAnsi="Calibri"/>
          <w:lang w:val="en-US"/>
        </w:rPr>
      </w:pPr>
      <w:r>
        <w:rPr>
          <w:rFonts w:ascii="Calibri" w:hAnsi="Calibri"/>
          <w:noProof/>
          <w:lang w:val="en-US"/>
        </w:rPr>
        <w:lastRenderedPageBreak/>
        <w:drawing>
          <wp:inline distT="0" distB="0" distL="0" distR="0" wp14:anchorId="74C4D7FB" wp14:editId="3319A423">
            <wp:extent cx="4330923" cy="3962604"/>
            <wp:effectExtent l="0" t="0" r="0" b="0"/>
            <wp:docPr id="98" name="Picture 9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330923" cy="3962604"/>
                    </a:xfrm>
                    <a:prstGeom prst="rect">
                      <a:avLst/>
                    </a:prstGeom>
                  </pic:spPr>
                </pic:pic>
              </a:graphicData>
            </a:graphic>
          </wp:inline>
        </w:drawing>
      </w:r>
    </w:p>
    <w:p w14:paraId="72E3B2A6" w14:textId="77777777" w:rsidR="000319DB" w:rsidRDefault="000319DB" w:rsidP="00174891">
      <w:pPr>
        <w:ind w:left="86" w:right="639"/>
        <w:rPr>
          <w:rFonts w:ascii="Calibri" w:hAnsi="Calibri"/>
          <w:lang w:val="en-US"/>
        </w:rPr>
      </w:pPr>
    </w:p>
    <w:p w14:paraId="24496D5D" w14:textId="77777777" w:rsidR="00E235BE" w:rsidRDefault="00E235BE" w:rsidP="00174891">
      <w:pPr>
        <w:ind w:left="86" w:right="639"/>
        <w:rPr>
          <w:rFonts w:ascii="Calibri" w:hAnsi="Calibri"/>
          <w:lang w:val="en-US"/>
        </w:rPr>
      </w:pPr>
    </w:p>
    <w:p w14:paraId="2FF5415B" w14:textId="77777777" w:rsidR="0083153E" w:rsidRDefault="00E235BE" w:rsidP="0083153E">
      <w:pPr>
        <w:pStyle w:val="Heading3"/>
        <w:rPr>
          <w:rFonts w:ascii="Calibri" w:hAnsi="Calibri"/>
          <w:lang w:val="en-US"/>
        </w:rPr>
      </w:pPr>
      <w:bookmarkStart w:id="57" w:name="_Toc52020094"/>
      <w:r>
        <w:t>"</w:t>
      </w:r>
      <w:r w:rsidRPr="00E235BE">
        <w:t>Order</w:t>
      </w:r>
      <w:r w:rsidR="00EA0342">
        <w:t>" of analysis</w:t>
      </w:r>
      <w:bookmarkEnd w:id="57"/>
      <w:r>
        <w:t xml:space="preserve"> </w:t>
      </w:r>
    </w:p>
    <w:p w14:paraId="6ED91F37" w14:textId="77777777" w:rsidR="0083153E" w:rsidRDefault="0083153E" w:rsidP="00174891">
      <w:pPr>
        <w:ind w:left="86" w:right="639"/>
        <w:rPr>
          <w:rFonts w:ascii="Calibri" w:hAnsi="Calibri"/>
          <w:lang w:val="en-US"/>
        </w:rPr>
      </w:pPr>
    </w:p>
    <w:p w14:paraId="1A8F750C" w14:textId="77777777" w:rsidR="00E235BE" w:rsidRDefault="00EA0342" w:rsidP="00174891">
      <w:pPr>
        <w:ind w:left="86" w:right="639"/>
        <w:rPr>
          <w:rFonts w:ascii="Calibri" w:hAnsi="Calibri"/>
          <w:lang w:val="en-US"/>
        </w:rPr>
      </w:pPr>
      <w:r>
        <w:rPr>
          <w:rFonts w:ascii="Calibri" w:hAnsi="Calibri"/>
          <w:lang w:val="en-US"/>
        </w:rPr>
        <w:t>The "</w:t>
      </w:r>
      <w:r w:rsidRPr="0065439C">
        <w:rPr>
          <w:rFonts w:ascii="Calibri" w:hAnsi="Calibri"/>
          <w:b/>
          <w:lang w:val="en-US"/>
        </w:rPr>
        <w:t>Order</w:t>
      </w:r>
      <w:r>
        <w:rPr>
          <w:rFonts w:ascii="Calibri" w:hAnsi="Calibri"/>
          <w:lang w:val="en-US"/>
        </w:rPr>
        <w:t>" of analysis is the l</w:t>
      </w:r>
      <w:r w:rsidR="00E235BE">
        <w:rPr>
          <w:rFonts w:ascii="Calibri" w:hAnsi="Calibri"/>
          <w:lang w:val="en-US"/>
        </w:rPr>
        <w:t>imit of number of sibling barriers in</w:t>
      </w:r>
      <w:r>
        <w:rPr>
          <w:rFonts w:ascii="Calibri" w:hAnsi="Calibri"/>
          <w:lang w:val="en-US"/>
        </w:rPr>
        <w:t xml:space="preserve"> the</w:t>
      </w:r>
      <w:r w:rsidR="00E235BE">
        <w:rPr>
          <w:rFonts w:ascii="Calibri" w:hAnsi="Calibri"/>
          <w:lang w:val="en-US"/>
        </w:rPr>
        <w:t xml:space="preserve"> direction of analysis</w:t>
      </w:r>
      <w:r w:rsidR="006775D4">
        <w:rPr>
          <w:rFonts w:ascii="Calibri" w:hAnsi="Calibri"/>
          <w:lang w:val="en-US"/>
        </w:rPr>
        <w:t xml:space="preserve"> that the FIPEX algorithm will iterate in an 'Advanced Analysis</w:t>
      </w:r>
      <w:r w:rsidR="00E235BE">
        <w:rPr>
          <w:rFonts w:ascii="Calibri" w:hAnsi="Calibri"/>
          <w:lang w:val="en-US"/>
        </w:rPr>
        <w:t>.</w:t>
      </w:r>
      <w:r w:rsidR="006775D4">
        <w:rPr>
          <w:rFonts w:ascii="Calibri" w:hAnsi="Calibri"/>
          <w:lang w:val="en-US"/>
        </w:rPr>
        <w:t>'</w:t>
      </w:r>
      <w:r w:rsidR="00E235BE">
        <w:rPr>
          <w:rFonts w:ascii="Calibri" w:hAnsi="Calibri"/>
          <w:lang w:val="en-US"/>
        </w:rPr>
        <w:t xml:space="preserve"> In the image below, the orders of the barriers (red circles) with respect to the system sink (green square) are labeled.</w:t>
      </w:r>
    </w:p>
    <w:p w14:paraId="0C8A0EC6" w14:textId="77777777" w:rsidR="00E235BE" w:rsidRDefault="00E235BE" w:rsidP="00174891">
      <w:pPr>
        <w:ind w:left="86" w:right="639"/>
        <w:rPr>
          <w:rFonts w:ascii="Calibri" w:hAnsi="Calibri"/>
          <w:lang w:val="en-US"/>
        </w:rPr>
      </w:pPr>
      <w:r>
        <w:rPr>
          <w:rFonts w:ascii="Calibri" w:hAnsi="Calibri"/>
          <w:noProof/>
        </w:rPr>
        <w:lastRenderedPageBreak/>
        <w:drawing>
          <wp:inline distT="0" distB="0" distL="0" distR="0" wp14:anchorId="38DA0943" wp14:editId="1FA2291B">
            <wp:extent cx="4810125" cy="2752725"/>
            <wp:effectExtent l="19050" t="0" r="9525" b="0"/>
            <wp:docPr id="115" name="Picture 114" descr="OrderExplai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Explained.JPG"/>
                    <pic:cNvPicPr/>
                  </pic:nvPicPr>
                  <pic:blipFill>
                    <a:blip r:embed="rId53"/>
                    <a:stretch>
                      <a:fillRect/>
                    </a:stretch>
                  </pic:blipFill>
                  <pic:spPr>
                    <a:xfrm>
                      <a:off x="0" y="0"/>
                      <a:ext cx="4810125" cy="2752725"/>
                    </a:xfrm>
                    <a:prstGeom prst="rect">
                      <a:avLst/>
                    </a:prstGeom>
                  </pic:spPr>
                </pic:pic>
              </a:graphicData>
            </a:graphic>
          </wp:inline>
        </w:drawing>
      </w:r>
    </w:p>
    <w:p w14:paraId="27658B5C" w14:textId="77777777" w:rsidR="00E235BE" w:rsidRDefault="00E235BE" w:rsidP="00174891">
      <w:pPr>
        <w:ind w:left="86" w:right="639"/>
        <w:rPr>
          <w:rFonts w:ascii="Calibri" w:hAnsi="Calibri"/>
          <w:lang w:val="en-US"/>
        </w:rPr>
      </w:pPr>
    </w:p>
    <w:p w14:paraId="7DA0228F" w14:textId="77777777" w:rsidR="00E235BE" w:rsidRDefault="00E235BE" w:rsidP="00174891">
      <w:pPr>
        <w:ind w:left="86" w:right="639"/>
        <w:rPr>
          <w:rFonts w:ascii="Calibri" w:hAnsi="Calibri"/>
          <w:lang w:val="en-US"/>
        </w:rPr>
      </w:pPr>
    </w:p>
    <w:p w14:paraId="035AB580" w14:textId="77777777" w:rsidR="00EA0342" w:rsidRPr="00EC764E" w:rsidRDefault="00E235BE" w:rsidP="00EA0342">
      <w:pPr>
        <w:pStyle w:val="Heading3"/>
        <w:rPr>
          <w:lang w:val="en-US"/>
        </w:rPr>
      </w:pPr>
      <w:bookmarkStart w:id="58" w:name="_Toc52020095"/>
      <w:r w:rsidRPr="00E235BE">
        <w:t>Analysis Direction</w:t>
      </w:r>
      <w:bookmarkEnd w:id="58"/>
    </w:p>
    <w:p w14:paraId="49F19231" w14:textId="77777777" w:rsidR="00E235BE" w:rsidRDefault="00E235BE" w:rsidP="00174891">
      <w:pPr>
        <w:ind w:left="86" w:right="639"/>
        <w:rPr>
          <w:rFonts w:ascii="Calibri" w:hAnsi="Calibri"/>
          <w:lang w:val="en-US"/>
        </w:rPr>
      </w:pPr>
      <w:r>
        <w:rPr>
          <w:rFonts w:ascii="Calibri" w:hAnsi="Calibri"/>
          <w:lang w:val="en-US"/>
        </w:rPr>
        <w:t xml:space="preserve">Determines which direction from the flag the analysis iterates.  For example, if the user was interested in how many barriers were between a barrier in the upper reaches of a watershed and the ocean, they may choose an iterative downstream analysis.  </w:t>
      </w:r>
    </w:p>
    <w:p w14:paraId="53823F76" w14:textId="77777777" w:rsidR="00E235BE" w:rsidRDefault="00E235BE" w:rsidP="00174891">
      <w:pPr>
        <w:ind w:left="86" w:right="639"/>
        <w:rPr>
          <w:rFonts w:ascii="Calibri" w:hAnsi="Calibri"/>
          <w:lang w:val="en-US"/>
        </w:rPr>
      </w:pPr>
    </w:p>
    <w:p w14:paraId="46C96DA7" w14:textId="77777777" w:rsidR="00EA0342" w:rsidRPr="00EC764E" w:rsidRDefault="00E235BE" w:rsidP="00EA0342">
      <w:pPr>
        <w:pStyle w:val="Heading3"/>
        <w:rPr>
          <w:lang w:val="en-US"/>
        </w:rPr>
      </w:pPr>
      <w:bookmarkStart w:id="59" w:name="_Toc52020096"/>
      <w:r w:rsidRPr="00A125EF">
        <w:t>Output to DBF Tables</w:t>
      </w:r>
      <w:bookmarkEnd w:id="59"/>
    </w:p>
    <w:p w14:paraId="38808D10" w14:textId="77777777" w:rsidR="00E235BE" w:rsidRDefault="00E235BE" w:rsidP="00174891">
      <w:pPr>
        <w:ind w:left="86" w:right="639"/>
        <w:rPr>
          <w:rFonts w:ascii="Calibri" w:hAnsi="Calibri"/>
          <w:lang w:val="en-US"/>
        </w:rPr>
      </w:pPr>
      <w:r>
        <w:rPr>
          <w:rFonts w:ascii="Calibri" w:hAnsi="Calibri"/>
          <w:lang w:val="en-US"/>
        </w:rPr>
        <w:t>DBF Tables are non-spatial tables compatible with Microsoft Excel, stored here in an output geodatabase.  Optionally, three tables are created: Connectivity, Habitat, and Metrics.  These tables are designed to be relational (to each other or to barrier layers)</w:t>
      </w:r>
      <w:r w:rsidR="00A125EF">
        <w:rPr>
          <w:rFonts w:ascii="Calibri" w:hAnsi="Calibri"/>
          <w:lang w:val="en-US"/>
        </w:rPr>
        <w:t xml:space="preserve"> and can be used for further analysis. </w:t>
      </w:r>
    </w:p>
    <w:p w14:paraId="36B08025" w14:textId="77777777" w:rsidR="00A125EF" w:rsidRDefault="00A125EF" w:rsidP="00174891">
      <w:pPr>
        <w:ind w:left="86" w:right="639"/>
        <w:rPr>
          <w:rFonts w:ascii="Calibri" w:hAnsi="Calibri"/>
          <w:lang w:val="en-US"/>
        </w:rPr>
      </w:pPr>
    </w:p>
    <w:p w14:paraId="2C30E369" w14:textId="77777777" w:rsidR="00EA0342" w:rsidRDefault="00A125EF" w:rsidP="00EA0342">
      <w:pPr>
        <w:pStyle w:val="Heading3"/>
      </w:pPr>
      <w:bookmarkStart w:id="60" w:name="_Ref343720998"/>
      <w:bookmarkStart w:id="61" w:name="_Toc52020097"/>
      <w:r w:rsidRPr="00A125EF">
        <w:t>DCI Calculation</w:t>
      </w:r>
      <w:bookmarkEnd w:id="60"/>
      <w:bookmarkEnd w:id="61"/>
      <w:r>
        <w:t xml:space="preserve">  </w:t>
      </w:r>
    </w:p>
    <w:p w14:paraId="6A90F00F" w14:textId="44D85947" w:rsidR="00A125EF" w:rsidRDefault="00A125EF" w:rsidP="00174891">
      <w:pPr>
        <w:ind w:left="86" w:right="639"/>
        <w:rPr>
          <w:rFonts w:ascii="Calibri" w:hAnsi="Calibri"/>
        </w:rPr>
      </w:pPr>
      <w:r>
        <w:rPr>
          <w:rFonts w:ascii="Calibri" w:hAnsi="Calibri"/>
          <w:lang w:val="en-US"/>
        </w:rPr>
        <w:t>The Dendritic Connectivity Index (DCI) is a scaled index of connectivity (</w:t>
      </w:r>
      <w:r>
        <w:rPr>
          <w:rFonts w:ascii="Calibri" w:hAnsi="Calibri"/>
        </w:rPr>
        <w:t>Cote et al., 2009</w:t>
      </w:r>
      <w:r>
        <w:rPr>
          <w:rStyle w:val="FootnoteReference"/>
          <w:rFonts w:ascii="Calibri" w:hAnsi="Calibri"/>
        </w:rPr>
        <w:footnoteReference w:id="2"/>
      </w:r>
      <w:r>
        <w:rPr>
          <w:rFonts w:ascii="Calibri" w:hAnsi="Calibri"/>
        </w:rPr>
        <w:t>).  It measures the likelihood that a fish can move from a point in the river system to any other point in the river system. There are three measures: the DCI for diadromous fish movement (movement between the river system and the ocean), the DCI for pota</w:t>
      </w:r>
      <w:r w:rsidR="00625E00">
        <w:rPr>
          <w:rFonts w:ascii="Calibri" w:hAnsi="Calibri"/>
        </w:rPr>
        <w:t>mo</w:t>
      </w:r>
      <w:r>
        <w:rPr>
          <w:rFonts w:ascii="Calibri" w:hAnsi="Calibri"/>
        </w:rPr>
        <w:t xml:space="preserve">dromous movement (for within the system only), and the segmental DCI (for the connectivity of individual reaches of river).  </w:t>
      </w:r>
    </w:p>
    <w:p w14:paraId="55566323" w14:textId="77777777" w:rsidR="008A4B25" w:rsidRDefault="008A4B25" w:rsidP="00174891">
      <w:pPr>
        <w:ind w:left="86" w:right="639"/>
        <w:rPr>
          <w:rFonts w:ascii="Calibri" w:hAnsi="Calibri"/>
        </w:rPr>
      </w:pPr>
    </w:p>
    <w:p w14:paraId="6E2620EF" w14:textId="499483CF" w:rsidR="008A4B25" w:rsidRDefault="008A4B25" w:rsidP="00174891">
      <w:pPr>
        <w:ind w:left="86" w:right="639"/>
        <w:rPr>
          <w:rFonts w:ascii="Calibri" w:hAnsi="Calibri"/>
          <w:lang w:val="en-US"/>
        </w:rPr>
      </w:pPr>
      <w:r>
        <w:rPr>
          <w:rFonts w:ascii="Calibri" w:hAnsi="Calibri"/>
        </w:rPr>
        <w:t>The DCI requires the R Statistical software program (</w:t>
      </w:r>
      <w:r w:rsidRPr="008A4B25">
        <w:rPr>
          <w:rFonts w:ascii="Calibri" w:hAnsi="Calibri"/>
        </w:rPr>
        <w:t>http://www.r-project.org/</w:t>
      </w:r>
      <w:r>
        <w:rPr>
          <w:rFonts w:ascii="Calibri" w:hAnsi="Calibri"/>
        </w:rPr>
        <w:t xml:space="preserve">).  If R is installed on the local machine (see </w:t>
      </w:r>
      <w:r w:rsidR="006758DF">
        <w:rPr>
          <w:rFonts w:ascii="Calibri" w:hAnsi="Calibri"/>
        </w:rPr>
        <w:fldChar w:fldCharType="begin"/>
      </w:r>
      <w:r>
        <w:rPr>
          <w:rFonts w:ascii="Calibri" w:hAnsi="Calibri"/>
        </w:rPr>
        <w:instrText xml:space="preserve"> REF _Ref343121082 \h </w:instrText>
      </w:r>
      <w:r w:rsidR="006758DF">
        <w:rPr>
          <w:rFonts w:ascii="Calibri" w:hAnsi="Calibri"/>
        </w:rPr>
      </w:r>
      <w:r w:rsidR="006758DF">
        <w:rPr>
          <w:rFonts w:ascii="Calibri" w:hAnsi="Calibri"/>
        </w:rPr>
        <w:fldChar w:fldCharType="separate"/>
      </w:r>
      <w:ins w:id="62" w:author="goldford@student.ubc.ca" w:date="2022-08-18T13:57:00Z">
        <w:r w:rsidR="00DE7F1A">
          <w:t>Installing the R Statistical software for Windows</w:t>
        </w:r>
      </w:ins>
      <w:r w:rsidR="006758DF">
        <w:rPr>
          <w:rFonts w:ascii="Calibri" w:hAnsi="Calibri"/>
        </w:rPr>
        <w:fldChar w:fldCharType="end"/>
      </w:r>
      <w:r w:rsidR="00877182">
        <w:rPr>
          <w:rFonts w:ascii="Calibri" w:hAnsi="Calibri"/>
        </w:rPr>
        <w:t xml:space="preserve"> for </w:t>
      </w:r>
      <w:r w:rsidR="00877182">
        <w:rPr>
          <w:rFonts w:ascii="Calibri" w:hAnsi="Calibri"/>
        </w:rPr>
        <w:lastRenderedPageBreak/>
        <w:t>details) then</w:t>
      </w:r>
      <w:r>
        <w:rPr>
          <w:rFonts w:ascii="Calibri" w:hAnsi="Calibri"/>
        </w:rPr>
        <w:t xml:space="preserve"> FIPEX can call upon R to calculate thes</w:t>
      </w:r>
      <w:r w:rsidR="00877182">
        <w:rPr>
          <w:rFonts w:ascii="Calibri" w:hAnsi="Calibri"/>
        </w:rPr>
        <w:t xml:space="preserve">e statistics during the Advanced Analysis.  The resulting DCI statistics are output to a form and to the Metrics table.  </w:t>
      </w:r>
    </w:p>
    <w:p w14:paraId="47CA6E41" w14:textId="77777777" w:rsidR="00E235BE" w:rsidRDefault="00E235BE" w:rsidP="00174891">
      <w:pPr>
        <w:ind w:left="86" w:right="639"/>
        <w:rPr>
          <w:rFonts w:ascii="Calibri" w:hAnsi="Calibri"/>
          <w:lang w:val="en-US"/>
        </w:rPr>
      </w:pPr>
    </w:p>
    <w:p w14:paraId="3BF49026" w14:textId="77777777" w:rsidR="00E235BE" w:rsidRDefault="00E235BE" w:rsidP="00174891">
      <w:pPr>
        <w:ind w:left="86" w:right="639"/>
        <w:rPr>
          <w:rFonts w:ascii="Calibri" w:hAnsi="Calibri"/>
          <w:lang w:val="en-US"/>
        </w:rPr>
      </w:pPr>
    </w:p>
    <w:p w14:paraId="304AE828" w14:textId="77777777" w:rsidR="00E235BE" w:rsidRDefault="00E235BE" w:rsidP="00174891">
      <w:pPr>
        <w:ind w:left="86" w:right="639"/>
        <w:rPr>
          <w:rFonts w:ascii="Calibri" w:hAnsi="Calibri"/>
          <w:lang w:val="en-US"/>
        </w:rPr>
      </w:pPr>
    </w:p>
    <w:p w14:paraId="44B92504" w14:textId="77777777" w:rsidR="00E235BE" w:rsidRDefault="00E235BE" w:rsidP="00174891">
      <w:pPr>
        <w:ind w:left="86" w:right="639"/>
        <w:rPr>
          <w:rFonts w:ascii="Calibri" w:hAnsi="Calibri"/>
          <w:lang w:val="en-US"/>
        </w:rPr>
      </w:pPr>
    </w:p>
    <w:p w14:paraId="0DCDE62B" w14:textId="77777777" w:rsidR="000E3D49" w:rsidRDefault="000E3D49" w:rsidP="00174891">
      <w:pPr>
        <w:ind w:left="86" w:right="639"/>
        <w:rPr>
          <w:rFonts w:ascii="Calibri" w:hAnsi="Calibri"/>
          <w:lang w:val="en-US"/>
        </w:rPr>
      </w:pPr>
    </w:p>
    <w:p w14:paraId="2F03BFB0" w14:textId="77777777" w:rsidR="00B42AD8" w:rsidRDefault="00B42AD8">
      <w:pPr>
        <w:rPr>
          <w:rFonts w:ascii="Calibri" w:hAnsi="Calibri" w:cs="Arial"/>
          <w:b/>
          <w:bCs/>
          <w:iCs/>
          <w:sz w:val="32"/>
          <w:szCs w:val="32"/>
          <w:lang w:val="en-US" w:eastAsia="ru-RU"/>
        </w:rPr>
      </w:pPr>
      <w:bookmarkStart w:id="63" w:name="_Toc231370697"/>
      <w:bookmarkStart w:id="64" w:name="_Toc343038098"/>
      <w:r>
        <w:rPr>
          <w:rFonts w:ascii="Calibri" w:hAnsi="Calibri"/>
          <w:i/>
          <w:sz w:val="32"/>
          <w:szCs w:val="32"/>
          <w:lang w:val="en-US"/>
        </w:rPr>
        <w:br w:type="page"/>
      </w:r>
    </w:p>
    <w:p w14:paraId="3DDD8207" w14:textId="77777777" w:rsidR="000E4FC0" w:rsidRDefault="00BC71A3" w:rsidP="00E73F57">
      <w:pPr>
        <w:pStyle w:val="Heading1"/>
        <w:rPr>
          <w:lang w:val="en-CA"/>
        </w:rPr>
      </w:pPr>
      <w:bookmarkStart w:id="65" w:name="_6._FIPEX_Tools"/>
      <w:bookmarkStart w:id="66" w:name="_Toc52020098"/>
      <w:bookmarkEnd w:id="63"/>
      <w:bookmarkEnd w:id="64"/>
      <w:bookmarkEnd w:id="65"/>
      <w:r>
        <w:rPr>
          <w:lang w:val="en-US"/>
        </w:rPr>
        <w:lastRenderedPageBreak/>
        <w:t>6</w:t>
      </w:r>
      <w:r w:rsidR="009C782C">
        <w:rPr>
          <w:lang w:val="en-US"/>
        </w:rPr>
        <w:t xml:space="preserve">. </w:t>
      </w:r>
      <w:r w:rsidR="00B42AD8">
        <w:t>FIPEX Tools and Commands</w:t>
      </w:r>
      <w:bookmarkEnd w:id="66"/>
    </w:p>
    <w:p w14:paraId="4B4D1476" w14:textId="77777777" w:rsidR="00AE42BF"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726FD9A3" w14:textId="77777777" w:rsidR="00AE42BF" w:rsidRDefault="00AE42BF" w:rsidP="0004138A">
      <w:pPr>
        <w:ind w:left="86" w:right="639"/>
        <w:rPr>
          <w:rFonts w:asciiTheme="minorHAnsi" w:hAnsiTheme="minorHAnsi" w:cstheme="minorHAnsi"/>
        </w:rPr>
      </w:pPr>
    </w:p>
    <w:p w14:paraId="75D21E22" w14:textId="6716D82B" w:rsidR="0004138A" w:rsidRDefault="00C43430" w:rsidP="0004138A">
      <w:pPr>
        <w:ind w:left="86" w:right="639"/>
        <w:rPr>
          <w:rFonts w:asciiTheme="minorHAnsi" w:hAnsiTheme="minorHAnsi" w:cstheme="minorHAnsi"/>
        </w:rPr>
      </w:pPr>
      <w:r>
        <w:rPr>
          <w:rFonts w:asciiTheme="minorHAnsi" w:hAnsiTheme="minorHAnsi" w:cstheme="minorHAnsi"/>
          <w:noProof/>
        </w:rPr>
        <w:drawing>
          <wp:inline distT="0" distB="0" distL="0" distR="0" wp14:anchorId="2240B3D8" wp14:editId="3778A100">
            <wp:extent cx="5950585" cy="2467610"/>
            <wp:effectExtent l="0" t="0" r="0" b="889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50585" cy="2467610"/>
                    </a:xfrm>
                    <a:prstGeom prst="rect">
                      <a:avLst/>
                    </a:prstGeom>
                    <a:noFill/>
                    <a:ln>
                      <a:noFill/>
                    </a:ln>
                  </pic:spPr>
                </pic:pic>
              </a:graphicData>
            </a:graphic>
          </wp:inline>
        </w:drawing>
      </w:r>
    </w:p>
    <w:p w14:paraId="18DAE528" w14:textId="77777777" w:rsidR="0004138A" w:rsidRPr="0004138A" w:rsidRDefault="0004138A" w:rsidP="0004138A">
      <w:pPr>
        <w:rPr>
          <w:lang w:eastAsia="ru-RU"/>
        </w:rPr>
      </w:pPr>
    </w:p>
    <w:p w14:paraId="2095EB1A" w14:textId="77777777" w:rsidR="00D52C3D" w:rsidRDefault="00D52C3D" w:rsidP="00D52C3D">
      <w:pPr>
        <w:pStyle w:val="BodyText"/>
        <w:tabs>
          <w:tab w:val="right" w:leader="dot" w:pos="9781"/>
          <w:tab w:val="left" w:pos="9923"/>
        </w:tabs>
        <w:ind w:left="180" w:right="639"/>
        <w:jc w:val="center"/>
        <w:rPr>
          <w:rFonts w:ascii="Calibri" w:hAnsi="Calibri"/>
          <w:sz w:val="24"/>
          <w:szCs w:val="24"/>
        </w:rPr>
      </w:pPr>
      <w:bookmarkStart w:id="67" w:name="References_09627839769502838_2_668408935"/>
      <w:bookmarkEnd w:id="67"/>
    </w:p>
    <w:p w14:paraId="3269076F" w14:textId="64AB0458" w:rsidR="00BA594E" w:rsidRDefault="00C43430" w:rsidP="00B67654">
      <w:pPr>
        <w:pStyle w:val="BodyText"/>
        <w:tabs>
          <w:tab w:val="right" w:leader="dot" w:pos="9781"/>
          <w:tab w:val="left" w:pos="9923"/>
        </w:tabs>
        <w:ind w:left="180" w:right="639"/>
        <w:rPr>
          <w:rFonts w:ascii="Calibri" w:hAnsi="Calibri"/>
          <w:sz w:val="24"/>
          <w:szCs w:val="24"/>
        </w:rPr>
      </w:pPr>
      <w:r>
        <w:rPr>
          <w:rFonts w:ascii="Calibri" w:hAnsi="Calibri"/>
          <w:noProof/>
          <w:sz w:val="24"/>
          <w:szCs w:val="24"/>
        </w:rPr>
        <w:drawing>
          <wp:inline distT="0" distB="0" distL="0" distR="0" wp14:anchorId="698DE686" wp14:editId="00EE5993">
            <wp:extent cx="1796650" cy="2540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58523" cy="276885"/>
                    </a:xfrm>
                    <a:prstGeom prst="rect">
                      <a:avLst/>
                    </a:prstGeom>
                    <a:noFill/>
                    <a:ln>
                      <a:noFill/>
                    </a:ln>
                  </pic:spPr>
                </pic:pic>
              </a:graphicData>
            </a:graphic>
          </wp:inline>
        </w:drawing>
      </w:r>
    </w:p>
    <w:p w14:paraId="024EEFA4" w14:textId="2A3B7AF2" w:rsidR="00D52C3D" w:rsidRPr="00D52C3D" w:rsidRDefault="00D52C3D" w:rsidP="00B67654">
      <w:pPr>
        <w:ind w:right="639"/>
        <w:rPr>
          <w:b/>
        </w:rPr>
      </w:pPr>
      <w:r w:rsidRPr="00D52C3D">
        <w:t xml:space="preserve">  </w:t>
      </w:r>
      <w:r w:rsidR="00B67654">
        <w:t xml:space="preserve">  </w:t>
      </w:r>
      <w:r w:rsidR="009C782C">
        <w:rPr>
          <w:b/>
        </w:rPr>
        <w:t xml:space="preserve">A  </w:t>
      </w:r>
      <w:r w:rsidR="00C43430">
        <w:rPr>
          <w:b/>
        </w:rPr>
        <w:t xml:space="preserve"> </w:t>
      </w:r>
      <w:r w:rsidR="009C782C">
        <w:rPr>
          <w:b/>
        </w:rPr>
        <w:t xml:space="preserve"> B   C  D     E      F  G   </w:t>
      </w:r>
    </w:p>
    <w:p w14:paraId="294C108A" w14:textId="77777777" w:rsidR="00D52C3D" w:rsidRDefault="00D52C3D" w:rsidP="00631335">
      <w:pPr>
        <w:pStyle w:val="BodyText"/>
        <w:tabs>
          <w:tab w:val="right" w:leader="dot" w:pos="9781"/>
          <w:tab w:val="left" w:pos="9923"/>
        </w:tabs>
        <w:ind w:left="180" w:right="639"/>
        <w:rPr>
          <w:rFonts w:ascii="Calibri" w:hAnsi="Calibri"/>
          <w:sz w:val="24"/>
          <w:szCs w:val="24"/>
        </w:rPr>
      </w:pPr>
    </w:p>
    <w:p w14:paraId="66234D2F" w14:textId="77777777" w:rsidR="00E73F57" w:rsidRDefault="009C782C" w:rsidP="00E73F57">
      <w:pPr>
        <w:pStyle w:val="Heading2"/>
        <w:rPr>
          <w:lang w:val="en-CA"/>
        </w:rPr>
      </w:pPr>
      <w:bookmarkStart w:id="68" w:name="_Toc52020099"/>
      <w:r>
        <w:rPr>
          <w:lang w:val="en-US"/>
        </w:rPr>
        <w:t>A</w:t>
      </w:r>
      <w:r w:rsidR="005F7713" w:rsidRPr="005F7713">
        <w:t>. Place / Remove Flag Tool</w:t>
      </w:r>
      <w:bookmarkEnd w:id="68"/>
      <w:r w:rsidR="00E73F57">
        <w:t xml:space="preserve"> </w:t>
      </w:r>
    </w:p>
    <w:p w14:paraId="7354E6C1"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1B255C6C" w14:textId="77777777" w:rsidR="0004138A" w:rsidRPr="0004138A" w:rsidRDefault="0004138A" w:rsidP="0004138A">
      <w:pPr>
        <w:rPr>
          <w:lang w:eastAsia="ru-RU"/>
        </w:rPr>
      </w:pPr>
    </w:p>
    <w:p w14:paraId="03575AB4" w14:textId="77777777" w:rsidR="005F7713" w:rsidRDefault="005F7713" w:rsidP="006775D4">
      <w:pPr>
        <w:ind w:right="639"/>
        <w:rPr>
          <w:rFonts w:asciiTheme="minorHAnsi" w:hAnsiTheme="minorHAnsi" w:cstheme="minorHAnsi"/>
        </w:rPr>
      </w:pPr>
      <w:r w:rsidRPr="005F7713">
        <w:rPr>
          <w:rFonts w:asciiTheme="minorHAnsi" w:hAnsiTheme="minorHAnsi" w:cstheme="minorHAnsi"/>
        </w:rPr>
        <w:t xml:space="preserve">Places or removes a single junction flag on a point in the network.  Also labels or removes the label for that flag.  Labels are set based on the 'Barrier ID' selected in FIPEX Options. </w:t>
      </w:r>
    </w:p>
    <w:p w14:paraId="493F5919" w14:textId="77777777" w:rsidR="00CC4F00" w:rsidRPr="005F7713" w:rsidRDefault="00CC4F00" w:rsidP="005F7713">
      <w:pPr>
        <w:ind w:left="540" w:right="639" w:hanging="540"/>
        <w:rPr>
          <w:rFonts w:asciiTheme="minorHAnsi" w:hAnsiTheme="minorHAnsi" w:cstheme="minorHAnsi"/>
        </w:rPr>
      </w:pPr>
    </w:p>
    <w:p w14:paraId="1E49E648" w14:textId="5767CD81" w:rsidR="005F7713" w:rsidRDefault="00A6703E" w:rsidP="005F7713">
      <w:pPr>
        <w:ind w:left="540" w:right="639" w:hanging="540"/>
        <w:rPr>
          <w:rFonts w:asciiTheme="minorHAnsi" w:hAnsiTheme="minorHAnsi" w:cstheme="minorHAnsi"/>
        </w:rPr>
      </w:pPr>
      <w:r>
        <w:rPr>
          <w:rFonts w:ascii="Calibri" w:hAnsi="Calibri"/>
          <w:noProof/>
        </w:rPr>
        <mc:AlternateContent>
          <mc:Choice Requires="wps">
            <w:drawing>
              <wp:inline distT="0" distB="0" distL="0" distR="0" wp14:anchorId="386897E2" wp14:editId="473500AD">
                <wp:extent cx="5615940" cy="294005"/>
                <wp:effectExtent l="5080" t="12700" r="8255" b="7620"/>
                <wp:docPr id="68"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294005"/>
                        </a:xfrm>
                        <a:prstGeom prst="rect">
                          <a:avLst/>
                        </a:prstGeom>
                        <a:solidFill>
                          <a:schemeClr val="tx1">
                            <a:lumMod val="65000"/>
                            <a:lumOff val="35000"/>
                          </a:schemeClr>
                        </a:solidFill>
                        <a:ln w="9525">
                          <a:solidFill>
                            <a:srgbClr val="000000"/>
                          </a:solidFill>
                          <a:miter lim="800000"/>
                          <a:headEnd/>
                          <a:tailEnd/>
                        </a:ln>
                      </wps:spPr>
                      <wps:txbx>
                        <w:txbxContent>
                          <w:p w14:paraId="1EC75A40"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flags (start points) with FIPEX.    </w:t>
                            </w:r>
                          </w:p>
                        </w:txbxContent>
                      </wps:txbx>
                      <wps:bodyPr rot="0" vert="horz" wrap="square" lIns="91440" tIns="45720" rIns="91440" bIns="45720" anchor="t" anchorCtr="0" upright="1">
                        <a:noAutofit/>
                      </wps:bodyPr>
                    </wps:wsp>
                  </a:graphicData>
                </a:graphic>
              </wp:inline>
            </w:drawing>
          </mc:Choice>
          <mc:Fallback>
            <w:pict>
              <v:shape w14:anchorId="386897E2" id="Text Box 473" o:spid="_x0000_s1040" type="#_x0000_t202" style="width:442.2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" fillcolor="#5a5a5a [2109]">
                <v:textbox>
                  <w:txbxContent>
                    <w:p w14:paraId="1EC75A40"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flags (start points) with FIPEX.    </w:t>
                      </w:r>
                    </w:p>
                  </w:txbxContent>
                </v:textbox>
                <w10:anchorlock/>
              </v:shape>
            </w:pict>
          </mc:Fallback>
        </mc:AlternateContent>
      </w:r>
    </w:p>
    <w:p w14:paraId="1414159A" w14:textId="77777777" w:rsidR="00CC4F00" w:rsidRPr="005F7713" w:rsidRDefault="00CC4F00" w:rsidP="005F7713">
      <w:pPr>
        <w:ind w:left="540" w:right="639" w:hanging="540"/>
        <w:rPr>
          <w:rFonts w:asciiTheme="minorHAnsi" w:hAnsiTheme="minorHAnsi" w:cstheme="minorHAnsi"/>
        </w:rPr>
      </w:pPr>
    </w:p>
    <w:p w14:paraId="618D6652" w14:textId="77777777" w:rsidR="00E73F57" w:rsidRDefault="009C782C" w:rsidP="00E73F57">
      <w:pPr>
        <w:pStyle w:val="Heading2"/>
        <w:rPr>
          <w:lang w:val="en-CA"/>
        </w:rPr>
      </w:pPr>
      <w:bookmarkStart w:id="69" w:name="_Toc52020100"/>
      <w:r>
        <w:rPr>
          <w:lang w:val="en-US"/>
        </w:rPr>
        <w:t>B</w:t>
      </w:r>
      <w:r w:rsidR="005F7713" w:rsidRPr="005F7713">
        <w:t>. Place / Remove Barrier Tool</w:t>
      </w:r>
      <w:bookmarkEnd w:id="69"/>
      <w:r w:rsidR="00E73F57">
        <w:t xml:space="preserve"> </w:t>
      </w:r>
      <w:r w:rsidR="005F7713" w:rsidRPr="005F7713">
        <w:t xml:space="preserve"> </w:t>
      </w:r>
    </w:p>
    <w:p w14:paraId="089B4C88"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48D3B0BB" w14:textId="77777777" w:rsidR="0004138A" w:rsidRPr="0004138A" w:rsidRDefault="0004138A" w:rsidP="0004138A">
      <w:pPr>
        <w:rPr>
          <w:lang w:eastAsia="ru-RU"/>
        </w:rPr>
      </w:pPr>
    </w:p>
    <w:p w14:paraId="7C2FE007" w14:textId="77777777" w:rsidR="005F7713" w:rsidRDefault="005F7713" w:rsidP="006775D4">
      <w:pPr>
        <w:ind w:right="639"/>
        <w:rPr>
          <w:rFonts w:asciiTheme="minorHAnsi" w:hAnsiTheme="minorHAnsi" w:cstheme="minorHAnsi"/>
        </w:rPr>
      </w:pPr>
      <w:r w:rsidRPr="005F7713">
        <w:rPr>
          <w:rFonts w:asciiTheme="minorHAnsi" w:hAnsiTheme="minorHAnsi" w:cstheme="minorHAnsi"/>
        </w:rPr>
        <w:t>Places or removes a single junction barrier on a point in the network.  Also labels or removes the label for that barrier. Labels are based on the 'Barrier ID' selected in FIPEX Options.</w:t>
      </w:r>
    </w:p>
    <w:p w14:paraId="53B27489" w14:textId="77777777" w:rsidR="006775D4" w:rsidRDefault="006775D4" w:rsidP="005F7713">
      <w:pPr>
        <w:ind w:left="540" w:right="639" w:hanging="540"/>
        <w:rPr>
          <w:rFonts w:asciiTheme="minorHAnsi" w:hAnsiTheme="minorHAnsi" w:cstheme="minorHAnsi"/>
        </w:rPr>
      </w:pPr>
    </w:p>
    <w:p w14:paraId="002D9FB0" w14:textId="70A203AF" w:rsidR="00CC4F00" w:rsidRPr="005F7713" w:rsidRDefault="00A6703E" w:rsidP="005F7713">
      <w:pPr>
        <w:ind w:left="540" w:right="639" w:hanging="540"/>
        <w:rPr>
          <w:rFonts w:asciiTheme="minorHAnsi" w:hAnsiTheme="minorHAnsi" w:cstheme="minorHAnsi"/>
        </w:rPr>
      </w:pPr>
      <w:r>
        <w:rPr>
          <w:rFonts w:ascii="Calibri" w:hAnsi="Calibri"/>
          <w:noProof/>
        </w:rPr>
        <mc:AlternateContent>
          <mc:Choice Requires="wps">
            <w:drawing>
              <wp:inline distT="0" distB="0" distL="0" distR="0" wp14:anchorId="15EFAD96" wp14:editId="7A1772F4">
                <wp:extent cx="5615940" cy="294005"/>
                <wp:effectExtent l="5080" t="11430" r="8255" b="8890"/>
                <wp:docPr id="66" name="Text Box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294005"/>
                        </a:xfrm>
                        <a:prstGeom prst="rect">
                          <a:avLst/>
                        </a:prstGeom>
                        <a:solidFill>
                          <a:schemeClr val="tx1">
                            <a:lumMod val="65000"/>
                            <a:lumOff val="35000"/>
                          </a:schemeClr>
                        </a:solidFill>
                        <a:ln w="9525">
                          <a:solidFill>
                            <a:srgbClr val="000000"/>
                          </a:solidFill>
                          <a:miter lim="800000"/>
                          <a:headEnd/>
                          <a:tailEnd/>
                        </a:ln>
                      </wps:spPr>
                      <wps:txbx>
                        <w:txbxContent>
                          <w:p w14:paraId="405D4FEC"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barriers with FIPEX.    </w:t>
                            </w:r>
                          </w:p>
                        </w:txbxContent>
                      </wps:txbx>
                      <wps:bodyPr rot="0" vert="horz" wrap="square" lIns="91440" tIns="45720" rIns="91440" bIns="45720" anchor="t" anchorCtr="0" upright="1">
                        <a:noAutofit/>
                      </wps:bodyPr>
                    </wps:wsp>
                  </a:graphicData>
                </a:graphic>
              </wp:inline>
            </w:drawing>
          </mc:Choice>
          <mc:Fallback>
            <w:pict>
              <v:shape w14:anchorId="15EFAD96" id="Text Box 472" o:spid="_x0000_s1041" type="#_x0000_t202" style="width:442.2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" fillcolor="#5a5a5a [2109]">
                <v:textbox>
                  <w:txbxContent>
                    <w:p w14:paraId="405D4FEC"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barriers with FIPEX.    </w:t>
                      </w:r>
                    </w:p>
                  </w:txbxContent>
                </v:textbox>
                <w10:anchorlock/>
              </v:shape>
            </w:pict>
          </mc:Fallback>
        </mc:AlternateContent>
      </w:r>
    </w:p>
    <w:p w14:paraId="7153D656" w14:textId="77777777" w:rsidR="00E73F57" w:rsidRDefault="009C782C" w:rsidP="00E73F57">
      <w:pPr>
        <w:pStyle w:val="Heading2"/>
        <w:rPr>
          <w:lang w:val="en-CA"/>
        </w:rPr>
      </w:pPr>
      <w:bookmarkStart w:id="70" w:name="_Toc52020101"/>
      <w:r>
        <w:rPr>
          <w:lang w:val="en-US"/>
        </w:rPr>
        <w:lastRenderedPageBreak/>
        <w:t>C</w:t>
      </w:r>
      <w:r w:rsidR="005F7713" w:rsidRPr="005F7713">
        <w:t>. Place Flags on Selected</w:t>
      </w:r>
      <w:bookmarkEnd w:id="70"/>
      <w:r w:rsidR="00E73F57">
        <w:t xml:space="preserve"> </w:t>
      </w:r>
    </w:p>
    <w:p w14:paraId="38529250"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52C3CCAC" w14:textId="77777777" w:rsidR="0004138A" w:rsidRPr="0004138A" w:rsidRDefault="0004138A" w:rsidP="0004138A">
      <w:pPr>
        <w:rPr>
          <w:lang w:eastAsia="ru-RU"/>
        </w:rPr>
      </w:pPr>
    </w:p>
    <w:p w14:paraId="3C8FB282" w14:textId="77777777" w:rsidR="005F7713" w:rsidRDefault="005F7713" w:rsidP="006775D4">
      <w:pPr>
        <w:ind w:right="639"/>
        <w:rPr>
          <w:rFonts w:asciiTheme="minorHAnsi" w:hAnsiTheme="minorHAnsi" w:cstheme="minorHAnsi"/>
        </w:rPr>
      </w:pPr>
      <w:r w:rsidRPr="005F7713">
        <w:rPr>
          <w:rFonts w:asciiTheme="minorHAnsi" w:hAnsiTheme="minorHAnsi" w:cstheme="minorHAnsi"/>
        </w:rPr>
        <w:t xml:space="preserve">Places flags on all selected junctions / points that participate in the geometric network. </w:t>
      </w:r>
      <w:r w:rsidR="00D52C3D">
        <w:rPr>
          <w:rFonts w:asciiTheme="minorHAnsi" w:hAnsiTheme="minorHAnsi" w:cstheme="minorHAnsi"/>
        </w:rPr>
        <w:t xml:space="preserve"> Also labels flags.  </w:t>
      </w:r>
      <w:r w:rsidR="00D52C3D" w:rsidRPr="005F7713">
        <w:rPr>
          <w:rFonts w:asciiTheme="minorHAnsi" w:hAnsiTheme="minorHAnsi" w:cstheme="minorHAnsi"/>
        </w:rPr>
        <w:t>Labels are based on the 'Barrier ID' selected in FIPEX Options.</w:t>
      </w:r>
    </w:p>
    <w:p w14:paraId="6FBFFEC3" w14:textId="77777777" w:rsidR="006775D4" w:rsidRDefault="006775D4" w:rsidP="005F7713">
      <w:pPr>
        <w:ind w:left="540" w:right="639" w:hanging="540"/>
        <w:rPr>
          <w:rFonts w:asciiTheme="minorHAnsi" w:hAnsiTheme="minorHAnsi" w:cstheme="minorHAnsi"/>
        </w:rPr>
      </w:pPr>
    </w:p>
    <w:p w14:paraId="339D815E" w14:textId="7807D696" w:rsidR="00D52C3D" w:rsidRDefault="00A6703E" w:rsidP="005F7713">
      <w:pPr>
        <w:ind w:left="540" w:right="639" w:hanging="540"/>
        <w:rPr>
          <w:rFonts w:asciiTheme="minorHAnsi" w:hAnsiTheme="minorHAnsi" w:cstheme="minorHAnsi"/>
        </w:rPr>
      </w:pPr>
      <w:r>
        <w:rPr>
          <w:rFonts w:ascii="Calibri" w:hAnsi="Calibri"/>
          <w:noProof/>
        </w:rPr>
        <mc:AlternateContent>
          <mc:Choice Requires="wps">
            <w:drawing>
              <wp:inline distT="0" distB="0" distL="0" distR="0" wp14:anchorId="7066948E" wp14:editId="31C1EF58">
                <wp:extent cx="5615940" cy="294005"/>
                <wp:effectExtent l="5080" t="10160" r="8255" b="10160"/>
                <wp:docPr id="65" name="Text Box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294005"/>
                        </a:xfrm>
                        <a:prstGeom prst="rect">
                          <a:avLst/>
                        </a:prstGeom>
                        <a:solidFill>
                          <a:schemeClr val="tx1">
                            <a:lumMod val="65000"/>
                            <a:lumOff val="35000"/>
                          </a:schemeClr>
                        </a:solidFill>
                        <a:ln w="9525">
                          <a:solidFill>
                            <a:srgbClr val="000000"/>
                          </a:solidFill>
                          <a:miter lim="800000"/>
                          <a:headEnd/>
                          <a:tailEnd/>
                        </a:ln>
                      </wps:spPr>
                      <wps:txbx>
                        <w:txbxContent>
                          <w:p w14:paraId="00F6C01F"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flags (start points) with FIPEX.    </w:t>
                            </w:r>
                          </w:p>
                        </w:txbxContent>
                      </wps:txbx>
                      <wps:bodyPr rot="0" vert="horz" wrap="square" lIns="91440" tIns="45720" rIns="91440" bIns="45720" anchor="t" anchorCtr="0" upright="1">
                        <a:noAutofit/>
                      </wps:bodyPr>
                    </wps:wsp>
                  </a:graphicData>
                </a:graphic>
              </wp:inline>
            </w:drawing>
          </mc:Choice>
          <mc:Fallback>
            <w:pict>
              <v:shape w14:anchorId="7066948E" id="Text Box 471" o:spid="_x0000_s1042" type="#_x0000_t202" style="width:442.2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" fillcolor="#5a5a5a [2109]">
                <v:textbox>
                  <w:txbxContent>
                    <w:p w14:paraId="00F6C01F"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flags (start points) with FIPEX.    </w:t>
                      </w:r>
                    </w:p>
                  </w:txbxContent>
                </v:textbox>
                <w10:anchorlock/>
              </v:shape>
            </w:pict>
          </mc:Fallback>
        </mc:AlternateContent>
      </w:r>
    </w:p>
    <w:p w14:paraId="3C78B6CF" w14:textId="77777777" w:rsidR="00CC4F00" w:rsidRDefault="00CC4F00" w:rsidP="005F7713">
      <w:pPr>
        <w:ind w:left="540" w:right="639" w:hanging="540"/>
        <w:rPr>
          <w:rFonts w:asciiTheme="minorHAnsi" w:hAnsiTheme="minorHAnsi" w:cstheme="minorHAnsi"/>
        </w:rPr>
      </w:pPr>
    </w:p>
    <w:p w14:paraId="7E09FDDC" w14:textId="77777777" w:rsidR="00E73F57" w:rsidRDefault="009C782C" w:rsidP="00E73F57">
      <w:pPr>
        <w:pStyle w:val="Heading2"/>
        <w:rPr>
          <w:lang w:val="en-CA"/>
        </w:rPr>
      </w:pPr>
      <w:bookmarkStart w:id="71" w:name="_Toc52020102"/>
      <w:r>
        <w:rPr>
          <w:lang w:val="en-US"/>
        </w:rPr>
        <w:t>D</w:t>
      </w:r>
      <w:r w:rsidR="00D52C3D" w:rsidRPr="00D52C3D">
        <w:t>. Place Barriers on Selected</w:t>
      </w:r>
      <w:bookmarkEnd w:id="71"/>
      <w:r w:rsidR="00E73F57">
        <w:t xml:space="preserve"> </w:t>
      </w:r>
    </w:p>
    <w:p w14:paraId="605CD8E1"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64F92898" w14:textId="77777777" w:rsidR="0004138A" w:rsidRPr="0004138A" w:rsidRDefault="0004138A" w:rsidP="0004138A">
      <w:pPr>
        <w:rPr>
          <w:lang w:eastAsia="ru-RU"/>
        </w:rPr>
      </w:pPr>
    </w:p>
    <w:p w14:paraId="45974EE6" w14:textId="77777777" w:rsidR="00D52C3D" w:rsidRDefault="00D52C3D" w:rsidP="006775D4">
      <w:pPr>
        <w:ind w:right="639"/>
        <w:rPr>
          <w:rFonts w:asciiTheme="minorHAnsi" w:hAnsiTheme="minorHAnsi" w:cstheme="minorHAnsi"/>
        </w:rPr>
      </w:pPr>
      <w:r>
        <w:rPr>
          <w:rFonts w:asciiTheme="minorHAnsi" w:hAnsiTheme="minorHAnsi" w:cstheme="minorHAnsi"/>
        </w:rPr>
        <w:t xml:space="preserve">Places barriers on all selected junctions / points that participate in the geometric network.  Also labels barriers.  Labels are based on the 'Barrier ID' selected in FIPEX Options. </w:t>
      </w:r>
    </w:p>
    <w:p w14:paraId="58BA94CF" w14:textId="77777777" w:rsidR="006775D4" w:rsidRDefault="006775D4" w:rsidP="005F7713">
      <w:pPr>
        <w:ind w:left="540" w:right="639" w:hanging="540"/>
        <w:rPr>
          <w:rFonts w:asciiTheme="minorHAnsi" w:hAnsiTheme="minorHAnsi" w:cstheme="minorHAnsi"/>
        </w:rPr>
      </w:pPr>
    </w:p>
    <w:p w14:paraId="08EBBF71" w14:textId="54F626B8" w:rsidR="00D52C3D" w:rsidRDefault="00A6703E" w:rsidP="005F7713">
      <w:pPr>
        <w:ind w:left="540" w:right="639" w:hanging="540"/>
        <w:rPr>
          <w:rFonts w:asciiTheme="minorHAnsi" w:hAnsiTheme="minorHAnsi" w:cstheme="minorHAnsi"/>
        </w:rPr>
      </w:pPr>
      <w:r>
        <w:rPr>
          <w:rFonts w:ascii="Calibri" w:hAnsi="Calibri"/>
          <w:noProof/>
        </w:rPr>
        <mc:AlternateContent>
          <mc:Choice Requires="wps">
            <w:drawing>
              <wp:inline distT="0" distB="0" distL="0" distR="0" wp14:anchorId="71597FC5" wp14:editId="0B04DF46">
                <wp:extent cx="5615940" cy="294005"/>
                <wp:effectExtent l="5080" t="6350" r="8255" b="13970"/>
                <wp:docPr id="64"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294005"/>
                        </a:xfrm>
                        <a:prstGeom prst="rect">
                          <a:avLst/>
                        </a:prstGeom>
                        <a:solidFill>
                          <a:schemeClr val="tx1">
                            <a:lumMod val="65000"/>
                            <a:lumOff val="35000"/>
                          </a:schemeClr>
                        </a:solidFill>
                        <a:ln w="9525">
                          <a:solidFill>
                            <a:srgbClr val="000000"/>
                          </a:solidFill>
                          <a:miter lim="800000"/>
                          <a:headEnd/>
                          <a:tailEnd/>
                        </a:ln>
                      </wps:spPr>
                      <wps:txbx>
                        <w:txbxContent>
                          <w:p w14:paraId="32087091"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barriers with FIPEX.    </w:t>
                            </w:r>
                          </w:p>
                        </w:txbxContent>
                      </wps:txbx>
                      <wps:bodyPr rot="0" vert="horz" wrap="square" lIns="91440" tIns="45720" rIns="91440" bIns="45720" anchor="t" anchorCtr="0" upright="1">
                        <a:noAutofit/>
                      </wps:bodyPr>
                    </wps:wsp>
                  </a:graphicData>
                </a:graphic>
              </wp:inline>
            </w:drawing>
          </mc:Choice>
          <mc:Fallback>
            <w:pict>
              <v:shape w14:anchorId="71597FC5" id="Text Box 470" o:spid="_x0000_s1043" type="#_x0000_t202" style="width:442.2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" fillcolor="#5a5a5a [2109]">
                <v:textbox>
                  <w:txbxContent>
                    <w:p w14:paraId="32087091"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barriers with FIPEX.    </w:t>
                      </w:r>
                    </w:p>
                  </w:txbxContent>
                </v:textbox>
                <w10:anchorlock/>
              </v:shape>
            </w:pict>
          </mc:Fallback>
        </mc:AlternateContent>
      </w:r>
    </w:p>
    <w:p w14:paraId="571BF74A" w14:textId="77777777" w:rsidR="00CC4F00" w:rsidRPr="005F7713" w:rsidRDefault="00CC4F00" w:rsidP="005F7713">
      <w:pPr>
        <w:ind w:left="540" w:right="639" w:hanging="540"/>
        <w:rPr>
          <w:rFonts w:asciiTheme="minorHAnsi" w:hAnsiTheme="minorHAnsi" w:cstheme="minorHAnsi"/>
        </w:rPr>
      </w:pPr>
    </w:p>
    <w:p w14:paraId="66EAB649" w14:textId="5DC46CDF" w:rsidR="005F7713" w:rsidRPr="005F7713" w:rsidRDefault="00A6703E" w:rsidP="00CC4F00">
      <w:r>
        <w:rPr>
          <w:noProof/>
        </w:rPr>
        <mc:AlternateContent>
          <mc:Choice Requires="wps">
            <w:drawing>
              <wp:inline distT="0" distB="0" distL="0" distR="0" wp14:anchorId="1B00CF26" wp14:editId="609EE7DB">
                <wp:extent cx="5615940" cy="661035"/>
                <wp:effectExtent l="0" t="0" r="22860" b="24765"/>
                <wp:docPr id="62" name="Text Box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661035"/>
                        </a:xfrm>
                        <a:prstGeom prst="rect">
                          <a:avLst/>
                        </a:prstGeom>
                        <a:solidFill>
                          <a:schemeClr val="tx1">
                            <a:lumMod val="65000"/>
                            <a:lumOff val="35000"/>
                          </a:schemeClr>
                        </a:solidFill>
                        <a:ln w="9525">
                          <a:solidFill>
                            <a:srgbClr val="000000"/>
                          </a:solidFill>
                          <a:miter lim="800000"/>
                          <a:headEnd/>
                          <a:tailEnd/>
                        </a:ln>
                      </wps:spPr>
                      <wps:txbx>
                        <w:txbxContent>
                          <w:p w14:paraId="292B1DE5" w14:textId="77777777" w:rsidR="00386FF9" w:rsidRPr="000A743B" w:rsidRDefault="00386FF9" w:rsidP="00D52C3D">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Labels are applied by creating a label 'class' in the layer(s) properties.  The layer class is called "BarrierOrFlagID" with particular features selected using a custom SQL Query.  </w:t>
                            </w:r>
                          </w:p>
                        </w:txbxContent>
                      </wps:txbx>
                      <wps:bodyPr rot="0" vert="horz" wrap="square" lIns="91440" tIns="45720" rIns="91440" bIns="45720" anchor="t" anchorCtr="0" upright="1">
                        <a:noAutofit/>
                      </wps:bodyPr>
                    </wps:wsp>
                  </a:graphicData>
                </a:graphic>
              </wp:inline>
            </w:drawing>
          </mc:Choice>
          <mc:Fallback>
            <w:pict>
              <v:shape w14:anchorId="1B00CF26" id="Text Box 469" o:spid="_x0000_s1044" type="#_x0000_t202" style="width:442.2pt;height:5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" fillcolor="#5a5a5a [2109]">
                <v:textbox>
                  <w:txbxContent>
                    <w:p w14:paraId="292B1DE5" w14:textId="77777777" w:rsidR="00386FF9" w:rsidRPr="000A743B" w:rsidRDefault="00386FF9" w:rsidP="00D52C3D">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Labels are applied by creating a label 'class' in the layer(s) properties.  The layer class is called "</w:t>
                      </w:r>
                      <w:proofErr w:type="spellStart"/>
                      <w:r>
                        <w:rPr>
                          <w:rFonts w:ascii="Calibri" w:hAnsi="Calibri"/>
                          <w:color w:val="FFFFFF" w:themeColor="background1"/>
                          <w:lang w:val="en-US"/>
                        </w:rPr>
                        <w:t>BarrierOrFlagID</w:t>
                      </w:r>
                      <w:proofErr w:type="spellEnd"/>
                      <w:r>
                        <w:rPr>
                          <w:rFonts w:ascii="Calibri" w:hAnsi="Calibri"/>
                          <w:color w:val="FFFFFF" w:themeColor="background1"/>
                          <w:lang w:val="en-US"/>
                        </w:rPr>
                        <w:t xml:space="preserve">" with </w:t>
                      </w:r>
                      <w:proofErr w:type="gramStart"/>
                      <w:r>
                        <w:rPr>
                          <w:rFonts w:ascii="Calibri" w:hAnsi="Calibri"/>
                          <w:color w:val="FFFFFF" w:themeColor="background1"/>
                          <w:lang w:val="en-US"/>
                        </w:rPr>
                        <w:t>particular features</w:t>
                      </w:r>
                      <w:proofErr w:type="gramEnd"/>
                      <w:r>
                        <w:rPr>
                          <w:rFonts w:ascii="Calibri" w:hAnsi="Calibri"/>
                          <w:color w:val="FFFFFF" w:themeColor="background1"/>
                          <w:lang w:val="en-US"/>
                        </w:rPr>
                        <w:t xml:space="preserve"> selected using a custom SQL Query.  </w:t>
                      </w:r>
                    </w:p>
                  </w:txbxContent>
                </v:textbox>
                <w10:anchorlock/>
              </v:shape>
            </w:pict>
          </mc:Fallback>
        </mc:AlternateContent>
      </w:r>
    </w:p>
    <w:p w14:paraId="555FF7A5" w14:textId="77777777" w:rsidR="005F7713" w:rsidRPr="005F7713" w:rsidRDefault="005F7713" w:rsidP="00CC4F00"/>
    <w:p w14:paraId="5DAC48B6" w14:textId="77777777" w:rsidR="00D52C3D" w:rsidRDefault="009C782C" w:rsidP="00CC4F00">
      <w:pPr>
        <w:pStyle w:val="Heading2"/>
        <w:rPr>
          <w:lang w:val="en-CA"/>
        </w:rPr>
      </w:pPr>
      <w:bookmarkStart w:id="72" w:name="_Toc52020103"/>
      <w:r>
        <w:rPr>
          <w:lang w:val="en-US"/>
        </w:rPr>
        <w:t>E</w:t>
      </w:r>
      <w:r w:rsidR="00D52C3D" w:rsidRPr="00D52C3D">
        <w:t xml:space="preserve">. </w:t>
      </w:r>
      <w:r w:rsidR="00D52C3D">
        <w:t>The FIPEX Menu</w:t>
      </w:r>
      <w:bookmarkEnd w:id="72"/>
      <w:r w:rsidR="00E73F57">
        <w:t xml:space="preserve"> </w:t>
      </w:r>
      <w:r w:rsidR="00D52C3D">
        <w:t xml:space="preserve"> </w:t>
      </w:r>
    </w:p>
    <w:p w14:paraId="356E4ACE"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63388EC2" w14:textId="3694338F" w:rsidR="0004138A" w:rsidRPr="0004138A" w:rsidRDefault="0004138A" w:rsidP="0004138A">
      <w:pPr>
        <w:rPr>
          <w:lang w:eastAsia="ru-RU"/>
        </w:rPr>
      </w:pPr>
    </w:p>
    <w:p w14:paraId="0BC9A516" w14:textId="46E86976" w:rsidR="005F7713" w:rsidRDefault="00AE42BF" w:rsidP="00865D8F">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eastAsia="zh-TW"/>
        </w:rPr>
        <mc:AlternateContent>
          <mc:Choice Requires="wps">
            <w:drawing>
              <wp:anchor distT="0" distB="0" distL="114300" distR="114300" simplePos="0" relativeHeight="251669504" behindDoc="0" locked="0" layoutInCell="1" allowOverlap="1" wp14:anchorId="0917A000" wp14:editId="05122006">
                <wp:simplePos x="0" y="0"/>
                <wp:positionH relativeFrom="column">
                  <wp:posOffset>1149985</wp:posOffset>
                </wp:positionH>
                <wp:positionV relativeFrom="paragraph">
                  <wp:posOffset>200297</wp:posOffset>
                </wp:positionV>
                <wp:extent cx="411480" cy="2063932"/>
                <wp:effectExtent l="0" t="0" r="0" b="0"/>
                <wp:wrapNone/>
                <wp:docPr id="61" name="Text 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2063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08797" w14:textId="77777777" w:rsidR="00386FF9" w:rsidRDefault="00386FF9" w:rsidP="00D52C3D">
                            <w:pPr>
                              <w:spacing w:after="60"/>
                              <w:jc w:val="right"/>
                            </w:pPr>
                          </w:p>
                          <w:p w14:paraId="6DF8EEC0" w14:textId="7BFC55EF" w:rsidR="00386FF9" w:rsidRDefault="00386FF9" w:rsidP="00D861E7">
                            <w:pPr>
                              <w:spacing w:after="60" w:line="360" w:lineRule="auto"/>
                              <w:jc w:val="right"/>
                            </w:pPr>
                            <w:r>
                              <w:t>E1</w:t>
                            </w:r>
                          </w:p>
                          <w:p w14:paraId="35556DDC" w14:textId="77777777" w:rsidR="00386FF9" w:rsidRDefault="00386FF9" w:rsidP="00D861E7">
                            <w:pPr>
                              <w:spacing w:after="60" w:line="360" w:lineRule="auto"/>
                              <w:jc w:val="right"/>
                            </w:pPr>
                            <w:r>
                              <w:t>E2</w:t>
                            </w:r>
                          </w:p>
                          <w:p w14:paraId="29645170" w14:textId="77777777" w:rsidR="00386FF9" w:rsidRDefault="00386FF9" w:rsidP="00D861E7">
                            <w:pPr>
                              <w:spacing w:after="60" w:line="360" w:lineRule="auto"/>
                              <w:jc w:val="right"/>
                            </w:pPr>
                            <w:r>
                              <w:t>E3</w:t>
                            </w:r>
                          </w:p>
                          <w:p w14:paraId="0894F83A" w14:textId="57B02070" w:rsidR="00386FF9" w:rsidRDefault="00386FF9" w:rsidP="00D861E7">
                            <w:pPr>
                              <w:spacing w:after="60" w:line="360" w:lineRule="auto"/>
                              <w:jc w:val="right"/>
                            </w:pPr>
                            <w:r>
                              <w:t>E4</w:t>
                            </w:r>
                          </w:p>
                          <w:p w14:paraId="560387EF" w14:textId="77777777" w:rsidR="00386FF9" w:rsidRDefault="00386FF9" w:rsidP="00D861E7">
                            <w:pPr>
                              <w:spacing w:after="60" w:line="360" w:lineRule="auto"/>
                              <w:jc w:val="right"/>
                            </w:pPr>
                            <w:r>
                              <w:t>E5</w:t>
                            </w:r>
                          </w:p>
                          <w:p w14:paraId="6082C4DF" w14:textId="77777777" w:rsidR="00386FF9" w:rsidRDefault="00386FF9" w:rsidP="00D861E7">
                            <w:pPr>
                              <w:spacing w:after="60" w:line="360" w:lineRule="auto"/>
                              <w:jc w:val="right"/>
                            </w:pPr>
                            <w:r>
                              <w:t>E6</w:t>
                            </w:r>
                          </w:p>
                          <w:p w14:paraId="13C7922E" w14:textId="77777777" w:rsidR="00386FF9" w:rsidRDefault="00386FF9" w:rsidP="00D52C3D">
                            <w:pPr>
                              <w:spacing w:after="60"/>
                              <w:jc w:val="righ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917A000" id="Text Box 310" o:spid="_x0000_s1044" type="#_x0000_t202" style="position:absolute;left:0;text-align:left;margin-left:90.55pt;margin-top:15.75pt;width:32.4pt;height:1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" filled="f" stroked="f">
                <v:textbox>
                  <w:txbxContent>
                    <w:p w14:paraId="41C08797" w14:textId="77777777" w:rsidR="00386FF9" w:rsidRDefault="00386FF9" w:rsidP="00D52C3D">
                      <w:pPr>
                        <w:spacing w:after="60"/>
                        <w:jc w:val="right"/>
                      </w:pPr>
                    </w:p>
                    <w:p w14:paraId="6DF8EEC0" w14:textId="7BFC55EF" w:rsidR="00386FF9" w:rsidRDefault="00386FF9" w:rsidP="00D861E7">
                      <w:pPr>
                        <w:spacing w:after="60" w:line="360" w:lineRule="auto"/>
                        <w:jc w:val="right"/>
                      </w:pPr>
                      <w:r>
                        <w:t>E1</w:t>
                      </w:r>
                    </w:p>
                    <w:p w14:paraId="35556DDC" w14:textId="77777777" w:rsidR="00386FF9" w:rsidRDefault="00386FF9" w:rsidP="00D861E7">
                      <w:pPr>
                        <w:spacing w:after="60" w:line="360" w:lineRule="auto"/>
                        <w:jc w:val="right"/>
                      </w:pPr>
                      <w:r>
                        <w:t>E2</w:t>
                      </w:r>
                    </w:p>
                    <w:p w14:paraId="29645170" w14:textId="77777777" w:rsidR="00386FF9" w:rsidRDefault="00386FF9" w:rsidP="00D861E7">
                      <w:pPr>
                        <w:spacing w:after="60" w:line="360" w:lineRule="auto"/>
                        <w:jc w:val="right"/>
                      </w:pPr>
                      <w:r>
                        <w:t>E3</w:t>
                      </w:r>
                    </w:p>
                    <w:p w14:paraId="0894F83A" w14:textId="57B02070" w:rsidR="00386FF9" w:rsidRDefault="00386FF9" w:rsidP="00D861E7">
                      <w:pPr>
                        <w:spacing w:after="60" w:line="360" w:lineRule="auto"/>
                        <w:jc w:val="right"/>
                      </w:pPr>
                      <w:r>
                        <w:t>E4</w:t>
                      </w:r>
                    </w:p>
                    <w:p w14:paraId="560387EF" w14:textId="77777777" w:rsidR="00386FF9" w:rsidRDefault="00386FF9" w:rsidP="00D861E7">
                      <w:pPr>
                        <w:spacing w:after="60" w:line="360" w:lineRule="auto"/>
                        <w:jc w:val="right"/>
                      </w:pPr>
                      <w:r>
                        <w:t>E5</w:t>
                      </w:r>
                    </w:p>
                    <w:p w14:paraId="6082C4DF" w14:textId="77777777" w:rsidR="00386FF9" w:rsidRDefault="00386FF9" w:rsidP="00D861E7">
                      <w:pPr>
                        <w:spacing w:after="60" w:line="360" w:lineRule="auto"/>
                        <w:jc w:val="right"/>
                      </w:pPr>
                      <w:r>
                        <w:t>E6</w:t>
                      </w:r>
                    </w:p>
                    <w:p w14:paraId="13C7922E" w14:textId="77777777" w:rsidR="00386FF9" w:rsidRDefault="00386FF9" w:rsidP="00D52C3D">
                      <w:pPr>
                        <w:spacing w:after="60"/>
                        <w:jc w:val="right"/>
                      </w:pPr>
                    </w:p>
                  </w:txbxContent>
                </v:textbox>
              </v:shape>
            </w:pict>
          </mc:Fallback>
        </mc:AlternateContent>
      </w:r>
      <w:r>
        <w:rPr>
          <w:noProof/>
        </w:rPr>
        <w:drawing>
          <wp:inline distT="0" distB="0" distL="0" distR="0" wp14:anchorId="6F688DF5" wp14:editId="33DCA515">
            <wp:extent cx="3631565" cy="2305685"/>
            <wp:effectExtent l="0" t="0" r="698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31565" cy="2305685"/>
                    </a:xfrm>
                    <a:prstGeom prst="rect">
                      <a:avLst/>
                    </a:prstGeom>
                    <a:noFill/>
                    <a:ln>
                      <a:noFill/>
                    </a:ln>
                  </pic:spPr>
                </pic:pic>
              </a:graphicData>
            </a:graphic>
          </wp:inline>
        </w:drawing>
      </w:r>
    </w:p>
    <w:p w14:paraId="51CEF317" w14:textId="77777777" w:rsidR="00D52C3D" w:rsidRDefault="00D52C3D" w:rsidP="00631335">
      <w:pPr>
        <w:pStyle w:val="BodyText"/>
        <w:tabs>
          <w:tab w:val="right" w:leader="dot" w:pos="9781"/>
          <w:tab w:val="left" w:pos="9923"/>
        </w:tabs>
        <w:ind w:left="180" w:right="639"/>
        <w:rPr>
          <w:rFonts w:ascii="Calibri" w:hAnsi="Calibri"/>
          <w:sz w:val="24"/>
          <w:szCs w:val="24"/>
        </w:rPr>
      </w:pPr>
    </w:p>
    <w:p w14:paraId="0B5098BE" w14:textId="77777777" w:rsidR="00E73F57" w:rsidRPr="000F7D14" w:rsidRDefault="009C782C" w:rsidP="000F7D14">
      <w:pPr>
        <w:pStyle w:val="Heading3"/>
        <w:rPr>
          <w:lang w:val="en-US"/>
        </w:rPr>
      </w:pPr>
      <w:bookmarkStart w:id="73" w:name="_Toc52020104"/>
      <w:r>
        <w:rPr>
          <w:lang w:val="en-US"/>
        </w:rPr>
        <w:lastRenderedPageBreak/>
        <w:t>E1</w:t>
      </w:r>
      <w:r w:rsidR="00D52C3D">
        <w:t xml:space="preserve"> FIPEX Options</w:t>
      </w:r>
      <w:bookmarkEnd w:id="73"/>
    </w:p>
    <w:p w14:paraId="2E006D44" w14:textId="77777777" w:rsidR="00E73F57" w:rsidRDefault="00E73F57"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FIPEX Options Menu contains four tabs: General, Exclusions, Barriers, Advanced. </w:t>
      </w:r>
    </w:p>
    <w:p w14:paraId="616CA50A"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20045A95" w14:textId="2CE9746F" w:rsidR="000F7D14" w:rsidRDefault="00A6703E"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2293407D" wp14:editId="66DFA5D3">
                <wp:extent cx="5615940" cy="906780"/>
                <wp:effectExtent l="5080" t="13335" r="8255" b="13335"/>
                <wp:docPr id="60" name="Text Box 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906780"/>
                        </a:xfrm>
                        <a:prstGeom prst="rect">
                          <a:avLst/>
                        </a:prstGeom>
                        <a:solidFill>
                          <a:schemeClr val="tx1">
                            <a:lumMod val="65000"/>
                            <a:lumOff val="35000"/>
                          </a:schemeClr>
                        </a:solidFill>
                        <a:ln w="9525">
                          <a:solidFill>
                            <a:srgbClr val="000000"/>
                          </a:solidFill>
                          <a:miter lim="800000"/>
                          <a:headEnd/>
                          <a:tailEnd/>
                        </a:ln>
                      </wps:spPr>
                      <wps:txbx>
                        <w:txbxContent>
                          <w:p w14:paraId="27493115" w14:textId="77777777" w:rsidR="00386FF9" w:rsidRPr="00E73F57" w:rsidRDefault="00386FF9" w:rsidP="000F7D1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E73F57">
                              <w:rPr>
                                <w:rFonts w:asciiTheme="minorHAnsi" w:hAnsiTheme="minorHAnsi" w:cstheme="minorHAnsi"/>
                                <w:color w:val="FFFFFF" w:themeColor="background1"/>
                                <w:sz w:val="22"/>
                                <w:szCs w:val="22"/>
                              </w:rPr>
                              <w:t>The</w:t>
                            </w:r>
                            <w:r w:rsidRPr="00E73F57">
                              <w:rPr>
                                <w:rFonts w:asciiTheme="minorHAnsi" w:hAnsiTheme="minorHAnsi" w:cstheme="minorHAnsi"/>
                                <w:color w:val="FFFFFF" w:themeColor="background1"/>
                                <w:sz w:val="24"/>
                                <w:szCs w:val="24"/>
                              </w:rPr>
                              <w:t xml:space="preserve"> settings in this menu are stored with the FIPEX Extension properties and are ultimately stored in the MXD document.  This means that for a particular network or configuration, many of the settings in this menu will need to be set only once.  </w:t>
                            </w:r>
                          </w:p>
                          <w:p w14:paraId="3DECCC65" w14:textId="77777777" w:rsidR="00386FF9" w:rsidRPr="000A743B" w:rsidRDefault="00386FF9" w:rsidP="000F7D14">
                            <w:pPr>
                              <w:ind w:right="639"/>
                            </w:pPr>
                          </w:p>
                        </w:txbxContent>
                      </wps:txbx>
                      <wps:bodyPr rot="0" vert="horz" wrap="square" lIns="91440" tIns="45720" rIns="91440" bIns="45720" anchor="t" anchorCtr="0" upright="1">
                        <a:noAutofit/>
                      </wps:bodyPr>
                    </wps:wsp>
                  </a:graphicData>
                </a:graphic>
              </wp:inline>
            </w:drawing>
          </mc:Choice>
          <mc:Fallback>
            <w:pict>
              <v:shape w14:anchorId="2293407D" id="Text Box 468" o:spid="_x0000_s1046" type="#_x0000_t202" style="width:442.2pt;height: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" fillcolor="#5a5a5a [2109]">
                <v:textbox>
                  <w:txbxContent>
                    <w:p w14:paraId="27493115" w14:textId="77777777" w:rsidR="00386FF9" w:rsidRPr="00E73F57" w:rsidRDefault="00386FF9" w:rsidP="000F7D1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E73F57">
                        <w:rPr>
                          <w:rFonts w:asciiTheme="minorHAnsi" w:hAnsiTheme="minorHAnsi" w:cstheme="minorHAnsi"/>
                          <w:color w:val="FFFFFF" w:themeColor="background1"/>
                          <w:sz w:val="22"/>
                          <w:szCs w:val="22"/>
                        </w:rPr>
                        <w:t>The</w:t>
                      </w:r>
                      <w:r w:rsidRPr="00E73F57">
                        <w:rPr>
                          <w:rFonts w:asciiTheme="minorHAnsi" w:hAnsiTheme="minorHAnsi" w:cstheme="minorHAnsi"/>
                          <w:color w:val="FFFFFF" w:themeColor="background1"/>
                          <w:sz w:val="24"/>
                          <w:szCs w:val="24"/>
                        </w:rPr>
                        <w:t xml:space="preserve"> settings in this menu are stored with the FIPEX Extension properties and are ultimately stored in the MXD document.  This means that for a particular network or configuration, many of the settings in this menu will need to be set only once.  </w:t>
                      </w:r>
                    </w:p>
                    <w:p w14:paraId="3DECCC65" w14:textId="77777777" w:rsidR="00386FF9" w:rsidRPr="000A743B" w:rsidRDefault="00386FF9" w:rsidP="000F7D14">
                      <w:pPr>
                        <w:ind w:right="639"/>
                      </w:pPr>
                    </w:p>
                  </w:txbxContent>
                </v:textbox>
                <w10:anchorlock/>
              </v:shape>
            </w:pict>
          </mc:Fallback>
        </mc:AlternateContent>
      </w:r>
    </w:p>
    <w:p w14:paraId="6213D9D2" w14:textId="77777777" w:rsidR="00E73F57" w:rsidRPr="00D75F69" w:rsidRDefault="00E73F57" w:rsidP="009C782C">
      <w:pPr>
        <w:pStyle w:val="Heading4"/>
      </w:pPr>
      <w:r w:rsidRPr="00D75F69">
        <w:t>The General Tab</w:t>
      </w:r>
    </w:p>
    <w:p w14:paraId="2E98495F" w14:textId="2F00C5EA" w:rsidR="00E73F57" w:rsidRDefault="008E685E" w:rsidP="00631335">
      <w:pPr>
        <w:pStyle w:val="BodyText"/>
        <w:tabs>
          <w:tab w:val="right" w:leader="dot" w:pos="9781"/>
          <w:tab w:val="left" w:pos="9923"/>
        </w:tabs>
        <w:ind w:left="180" w:right="639"/>
        <w:rPr>
          <w:rFonts w:ascii="Calibri" w:hAnsi="Calibri"/>
          <w:sz w:val="24"/>
          <w:szCs w:val="24"/>
        </w:rPr>
      </w:pPr>
      <w:r w:rsidRPr="008E685E">
        <w:t xml:space="preserve"> </w:t>
      </w:r>
      <w:r>
        <w:rPr>
          <w:noProof/>
        </w:rPr>
        <w:drawing>
          <wp:inline distT="0" distB="0" distL="0" distR="0" wp14:anchorId="0F1BEAB0" wp14:editId="22741DB8">
            <wp:extent cx="4312920" cy="3957955"/>
            <wp:effectExtent l="0" t="0" r="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2920" cy="3957955"/>
                    </a:xfrm>
                    <a:prstGeom prst="rect">
                      <a:avLst/>
                    </a:prstGeom>
                    <a:noFill/>
                    <a:ln>
                      <a:noFill/>
                    </a:ln>
                  </pic:spPr>
                </pic:pic>
              </a:graphicData>
            </a:graphic>
          </wp:inline>
        </w:drawing>
      </w:r>
    </w:p>
    <w:p w14:paraId="2343938F" w14:textId="77777777" w:rsidR="00E73F57" w:rsidRDefault="00E73F57" w:rsidP="00631335">
      <w:pPr>
        <w:pStyle w:val="BodyText"/>
        <w:tabs>
          <w:tab w:val="right" w:leader="dot" w:pos="9781"/>
          <w:tab w:val="left" w:pos="9923"/>
        </w:tabs>
        <w:ind w:left="180" w:right="639"/>
        <w:rPr>
          <w:rFonts w:ascii="Calibri" w:hAnsi="Calibri"/>
          <w:sz w:val="24"/>
          <w:szCs w:val="24"/>
        </w:rPr>
      </w:pPr>
    </w:p>
    <w:p w14:paraId="7280AAD0" w14:textId="77777777" w:rsidR="00E73F57" w:rsidRDefault="00E73F57" w:rsidP="00E73F57">
      <w:pPr>
        <w:pStyle w:val="BodyText"/>
        <w:tabs>
          <w:tab w:val="right" w:leader="dot" w:pos="9781"/>
          <w:tab w:val="left" w:pos="9923"/>
        </w:tabs>
        <w:ind w:left="180" w:right="639"/>
        <w:rPr>
          <w:rFonts w:ascii="Calibri" w:hAnsi="Calibri"/>
          <w:sz w:val="24"/>
          <w:szCs w:val="24"/>
        </w:rPr>
      </w:pPr>
    </w:p>
    <w:p w14:paraId="4D25F3E9" w14:textId="4409D358" w:rsidR="00E73F57" w:rsidRDefault="00E73F57" w:rsidP="00E73F57">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settings in the FIPEX General Tab are essential to set prior to running any analysis.  The </w:t>
      </w:r>
      <w:r w:rsidRPr="00D75F69">
        <w:rPr>
          <w:rFonts w:ascii="Calibri" w:hAnsi="Calibri"/>
          <w:b/>
          <w:i/>
          <w:sz w:val="24"/>
          <w:szCs w:val="24"/>
        </w:rPr>
        <w:t>Habitat Output</w:t>
      </w:r>
      <w:r>
        <w:rPr>
          <w:rFonts w:ascii="Calibri" w:hAnsi="Calibri"/>
          <w:sz w:val="24"/>
          <w:szCs w:val="24"/>
        </w:rPr>
        <w:t xml:space="preserve"> checkboxes </w:t>
      </w:r>
      <w:r w:rsidR="00D75F69">
        <w:rPr>
          <w:rFonts w:ascii="Calibri" w:hAnsi="Calibri"/>
          <w:sz w:val="24"/>
          <w:szCs w:val="24"/>
        </w:rPr>
        <w:t xml:space="preserve">dictate </w:t>
      </w:r>
      <w:r>
        <w:rPr>
          <w:rFonts w:ascii="Calibri" w:hAnsi="Calibri"/>
          <w:sz w:val="24"/>
          <w:szCs w:val="24"/>
        </w:rPr>
        <w:t>the type</w:t>
      </w:r>
      <w:r w:rsidR="00D75F69">
        <w:rPr>
          <w:rFonts w:ascii="Calibri" w:hAnsi="Calibri"/>
          <w:sz w:val="24"/>
          <w:szCs w:val="24"/>
        </w:rPr>
        <w:t>(s)</w:t>
      </w:r>
      <w:r>
        <w:rPr>
          <w:rFonts w:ascii="Calibri" w:hAnsi="Calibri"/>
          <w:sz w:val="24"/>
          <w:szCs w:val="24"/>
        </w:rPr>
        <w:t xml:space="preserve"> of </w:t>
      </w:r>
      <w:r w:rsidR="00D75F69">
        <w:rPr>
          <w:rFonts w:ascii="Calibri" w:hAnsi="Calibri"/>
          <w:sz w:val="24"/>
          <w:szCs w:val="24"/>
        </w:rPr>
        <w:t>traces</w:t>
      </w:r>
      <w:r>
        <w:rPr>
          <w:rFonts w:ascii="Calibri" w:hAnsi="Calibri"/>
          <w:sz w:val="24"/>
          <w:szCs w:val="24"/>
        </w:rPr>
        <w:t xml:space="preserve"> performed in both the </w:t>
      </w:r>
      <w:r w:rsidRPr="00913BC9">
        <w:rPr>
          <w:rFonts w:ascii="Calibri" w:hAnsi="Calibri"/>
          <w:i/>
          <w:sz w:val="24"/>
          <w:szCs w:val="24"/>
        </w:rPr>
        <w:t>One-Click Analysis</w:t>
      </w:r>
      <w:r>
        <w:rPr>
          <w:rFonts w:ascii="Calibri" w:hAnsi="Calibri"/>
          <w:sz w:val="24"/>
          <w:szCs w:val="24"/>
        </w:rPr>
        <w:t xml:space="preserve"> and the </w:t>
      </w:r>
      <w:r w:rsidRPr="00913BC9">
        <w:rPr>
          <w:rFonts w:ascii="Calibri" w:hAnsi="Calibri"/>
          <w:i/>
          <w:sz w:val="24"/>
          <w:szCs w:val="24"/>
        </w:rPr>
        <w:t>Advanced Analysis</w:t>
      </w:r>
      <w:r w:rsidRPr="00913BC9">
        <w:rPr>
          <w:rFonts w:ascii="Calibri" w:hAnsi="Calibri"/>
          <w:sz w:val="24"/>
          <w:szCs w:val="24"/>
        </w:rPr>
        <w:t>.</w:t>
      </w:r>
      <w:r w:rsidR="00D75F69">
        <w:rPr>
          <w:rFonts w:ascii="Calibri" w:hAnsi="Calibri"/>
          <w:sz w:val="24"/>
          <w:szCs w:val="24"/>
        </w:rPr>
        <w:t xml:space="preserve">  For an explanation of each trace type see </w:t>
      </w:r>
      <w:r w:rsidR="006758DF">
        <w:rPr>
          <w:rFonts w:ascii="Calibri" w:hAnsi="Calibri"/>
          <w:sz w:val="24"/>
          <w:szCs w:val="24"/>
        </w:rPr>
        <w:fldChar w:fldCharType="begin"/>
      </w:r>
      <w:r w:rsidR="00D75F69">
        <w:rPr>
          <w:rFonts w:ascii="Calibri" w:hAnsi="Calibri"/>
          <w:sz w:val="24"/>
          <w:szCs w:val="24"/>
        </w:rPr>
        <w:instrText xml:space="preserve"> REF _Ref343418819 \h </w:instrText>
      </w:r>
      <w:r w:rsidR="006758DF">
        <w:rPr>
          <w:rFonts w:ascii="Calibri" w:hAnsi="Calibri"/>
          <w:sz w:val="24"/>
          <w:szCs w:val="24"/>
        </w:rPr>
      </w:r>
      <w:r w:rsidR="006758DF">
        <w:rPr>
          <w:rFonts w:ascii="Calibri" w:hAnsi="Calibri"/>
          <w:sz w:val="24"/>
          <w:szCs w:val="24"/>
        </w:rPr>
        <w:fldChar w:fldCharType="separate"/>
      </w:r>
      <w:ins w:id="74" w:author="goldford@student.ubc.ca" w:date="2022-08-18T13:57:00Z">
        <w:r w:rsidR="00DE7F1A">
          <w:t>Analysis Types</w:t>
        </w:r>
      </w:ins>
      <w:r w:rsidR="006758DF">
        <w:rPr>
          <w:rFonts w:ascii="Calibri" w:hAnsi="Calibri"/>
          <w:sz w:val="24"/>
          <w:szCs w:val="24"/>
        </w:rPr>
        <w:fldChar w:fldCharType="end"/>
      </w:r>
      <w:r w:rsidR="00D75F69">
        <w:rPr>
          <w:rFonts w:ascii="Calibri" w:hAnsi="Calibri"/>
          <w:sz w:val="24"/>
          <w:szCs w:val="24"/>
        </w:rPr>
        <w:t xml:space="preserve">. </w:t>
      </w:r>
    </w:p>
    <w:p w14:paraId="440AFF58" w14:textId="77777777" w:rsidR="00D75F69" w:rsidRDefault="00D75F69" w:rsidP="00E73F57">
      <w:pPr>
        <w:pStyle w:val="BodyText"/>
        <w:tabs>
          <w:tab w:val="right" w:leader="dot" w:pos="9781"/>
          <w:tab w:val="left" w:pos="9923"/>
        </w:tabs>
        <w:ind w:left="180" w:right="639"/>
        <w:rPr>
          <w:rFonts w:ascii="Calibri" w:hAnsi="Calibri"/>
          <w:sz w:val="24"/>
          <w:szCs w:val="24"/>
        </w:rPr>
      </w:pPr>
    </w:p>
    <w:p w14:paraId="74F2BAAB" w14:textId="77777777" w:rsidR="00D75F69" w:rsidRDefault="00D75F69" w:rsidP="00E73F57">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D75F69">
        <w:rPr>
          <w:rFonts w:ascii="Calibri" w:hAnsi="Calibri"/>
          <w:b/>
          <w:i/>
          <w:sz w:val="24"/>
          <w:szCs w:val="24"/>
        </w:rPr>
        <w:t>Network and Habitat Layers to Include in the Analysis</w:t>
      </w:r>
      <w:r>
        <w:rPr>
          <w:rFonts w:ascii="Calibri" w:hAnsi="Calibri"/>
          <w:i/>
          <w:sz w:val="24"/>
          <w:szCs w:val="24"/>
        </w:rPr>
        <w:t xml:space="preserve"> </w:t>
      </w:r>
      <w:r>
        <w:rPr>
          <w:rFonts w:ascii="Calibri" w:hAnsi="Calibri"/>
          <w:sz w:val="24"/>
          <w:szCs w:val="24"/>
        </w:rPr>
        <w:t xml:space="preserve">determines which layers will be used in the analysis to generate results.  The </w:t>
      </w:r>
      <w:r w:rsidR="00913BC9">
        <w:rPr>
          <w:rFonts w:ascii="Calibri" w:hAnsi="Calibri"/>
          <w:sz w:val="24"/>
          <w:szCs w:val="24"/>
        </w:rPr>
        <w:t>'</w:t>
      </w:r>
      <w:r w:rsidRPr="00D75F69">
        <w:rPr>
          <w:rFonts w:ascii="Calibri" w:hAnsi="Calibri"/>
          <w:b/>
          <w:i/>
          <w:sz w:val="24"/>
          <w:szCs w:val="24"/>
        </w:rPr>
        <w:t>Change</w:t>
      </w:r>
      <w:r>
        <w:rPr>
          <w:rFonts w:ascii="Calibri" w:hAnsi="Calibri"/>
          <w:i/>
          <w:sz w:val="24"/>
          <w:szCs w:val="24"/>
        </w:rPr>
        <w:t>..</w:t>
      </w:r>
      <w:r w:rsidR="00913BC9">
        <w:rPr>
          <w:rFonts w:ascii="Calibri" w:hAnsi="Calibri"/>
          <w:i/>
          <w:sz w:val="24"/>
          <w:szCs w:val="24"/>
        </w:rPr>
        <w:t>'</w:t>
      </w:r>
      <w:r>
        <w:rPr>
          <w:rFonts w:ascii="Calibri" w:hAnsi="Calibri"/>
          <w:i/>
          <w:sz w:val="24"/>
          <w:szCs w:val="24"/>
        </w:rPr>
        <w:t>.</w:t>
      </w:r>
      <w:r>
        <w:rPr>
          <w:rFonts w:ascii="Calibri" w:hAnsi="Calibri"/>
          <w:sz w:val="24"/>
          <w:szCs w:val="24"/>
        </w:rPr>
        <w:t xml:space="preserve"> button will provide a pop-up window to select:</w:t>
      </w:r>
    </w:p>
    <w:p w14:paraId="1EF01AF3" w14:textId="77777777" w:rsidR="00D75F69" w:rsidRDefault="00D75F69" w:rsidP="00B964A2">
      <w:pPr>
        <w:pStyle w:val="BodyText"/>
        <w:numPr>
          <w:ilvl w:val="0"/>
          <w:numId w:val="17"/>
        </w:numPr>
        <w:tabs>
          <w:tab w:val="right" w:leader="dot" w:pos="9781"/>
          <w:tab w:val="left" w:pos="9923"/>
        </w:tabs>
        <w:ind w:right="639"/>
        <w:rPr>
          <w:rFonts w:ascii="Calibri" w:hAnsi="Calibri"/>
          <w:sz w:val="24"/>
          <w:szCs w:val="24"/>
        </w:rPr>
      </w:pPr>
      <w:r w:rsidRPr="00D75F69">
        <w:rPr>
          <w:rFonts w:ascii="Calibri" w:hAnsi="Calibri"/>
          <w:b/>
          <w:i/>
          <w:sz w:val="24"/>
          <w:szCs w:val="24"/>
        </w:rPr>
        <w:t>Quantity Field:</w:t>
      </w:r>
      <w:r>
        <w:rPr>
          <w:rFonts w:ascii="Calibri" w:hAnsi="Calibri"/>
          <w:sz w:val="24"/>
          <w:szCs w:val="24"/>
        </w:rPr>
        <w:t xml:space="preserve"> The field used to total network quantity (this field should be of type 'Integer' or 'Double')</w:t>
      </w:r>
    </w:p>
    <w:p w14:paraId="7C46943F" w14:textId="77777777" w:rsidR="00D75F69" w:rsidRDefault="00D75F69" w:rsidP="00B964A2">
      <w:pPr>
        <w:pStyle w:val="BodyText"/>
        <w:numPr>
          <w:ilvl w:val="0"/>
          <w:numId w:val="17"/>
        </w:numPr>
        <w:tabs>
          <w:tab w:val="right" w:leader="dot" w:pos="9781"/>
          <w:tab w:val="left" w:pos="9923"/>
        </w:tabs>
        <w:ind w:right="639"/>
        <w:rPr>
          <w:rFonts w:ascii="Calibri" w:hAnsi="Calibri"/>
          <w:sz w:val="24"/>
          <w:szCs w:val="24"/>
        </w:rPr>
      </w:pPr>
      <w:r w:rsidRPr="00D75F69">
        <w:rPr>
          <w:rFonts w:ascii="Calibri" w:hAnsi="Calibri"/>
          <w:b/>
          <w:i/>
          <w:sz w:val="24"/>
          <w:szCs w:val="24"/>
        </w:rPr>
        <w:lastRenderedPageBreak/>
        <w:t>Units:</w:t>
      </w:r>
      <w:r>
        <w:rPr>
          <w:rFonts w:ascii="Calibri" w:hAnsi="Calibri"/>
          <w:sz w:val="24"/>
          <w:szCs w:val="24"/>
        </w:rPr>
        <w:t xml:space="preserve"> This field specifies the units of the quantity field.  </w:t>
      </w:r>
    </w:p>
    <w:p w14:paraId="3AB22907" w14:textId="77777777" w:rsidR="00D75F69" w:rsidRDefault="00D75F69" w:rsidP="00B964A2">
      <w:pPr>
        <w:pStyle w:val="BodyText"/>
        <w:numPr>
          <w:ilvl w:val="0"/>
          <w:numId w:val="17"/>
        </w:numPr>
        <w:tabs>
          <w:tab w:val="right" w:leader="dot" w:pos="9781"/>
          <w:tab w:val="left" w:pos="9923"/>
        </w:tabs>
        <w:ind w:right="639"/>
        <w:rPr>
          <w:rFonts w:ascii="Calibri" w:hAnsi="Calibri"/>
          <w:sz w:val="24"/>
          <w:szCs w:val="24"/>
        </w:rPr>
      </w:pPr>
      <w:r w:rsidRPr="00D75F69">
        <w:rPr>
          <w:rFonts w:ascii="Calibri" w:hAnsi="Calibri"/>
          <w:b/>
          <w:i/>
          <w:sz w:val="24"/>
          <w:szCs w:val="24"/>
        </w:rPr>
        <w:t>Class:</w:t>
      </w:r>
      <w:r>
        <w:rPr>
          <w:rFonts w:ascii="Calibri" w:hAnsi="Calibri"/>
          <w:sz w:val="24"/>
          <w:szCs w:val="24"/>
        </w:rPr>
        <w:t xml:space="preserve"> The class field is used to separate and summarize output results.  For example, this field may represent Stream Order or feature type (e.g., lake, stream, river).  </w:t>
      </w:r>
    </w:p>
    <w:p w14:paraId="5FDCB9FF" w14:textId="77777777" w:rsidR="00D75F69" w:rsidRPr="00D75F69" w:rsidRDefault="00D75F69" w:rsidP="00D75F69">
      <w:pPr>
        <w:pStyle w:val="BodyText"/>
        <w:tabs>
          <w:tab w:val="right" w:leader="dot" w:pos="9781"/>
          <w:tab w:val="left" w:pos="9923"/>
        </w:tabs>
        <w:ind w:right="639"/>
        <w:rPr>
          <w:rFonts w:ascii="Calibri" w:hAnsi="Calibri"/>
          <w:sz w:val="24"/>
          <w:szCs w:val="24"/>
        </w:rPr>
      </w:pPr>
    </w:p>
    <w:p w14:paraId="31D85E47" w14:textId="77777777" w:rsidR="00EC7380" w:rsidRDefault="00D75F69" w:rsidP="009C782C">
      <w:pPr>
        <w:pStyle w:val="Heading4"/>
      </w:pPr>
      <w:r>
        <w:t>The Exclusions Tab</w:t>
      </w:r>
    </w:p>
    <w:p w14:paraId="54A5A02F" w14:textId="77777777" w:rsidR="00EC7380" w:rsidRDefault="00EC7380" w:rsidP="00631335">
      <w:pPr>
        <w:pStyle w:val="BodyText"/>
        <w:tabs>
          <w:tab w:val="right" w:leader="dot" w:pos="9781"/>
          <w:tab w:val="left" w:pos="9923"/>
        </w:tabs>
        <w:ind w:left="180" w:right="639"/>
        <w:rPr>
          <w:rFonts w:ascii="Calibri" w:hAnsi="Calibri"/>
          <w:sz w:val="24"/>
          <w:szCs w:val="24"/>
        </w:rPr>
      </w:pPr>
    </w:p>
    <w:p w14:paraId="70FF1578" w14:textId="5CD4CCE8" w:rsidR="00D75F6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Exclusions Tab is used to set which features within the participating feature layers for the analysis will be excluded from the results.  These settings apply to both the </w:t>
      </w:r>
      <w:r w:rsidRPr="00913BC9">
        <w:rPr>
          <w:rFonts w:ascii="Calibri" w:hAnsi="Calibri"/>
          <w:i/>
          <w:sz w:val="24"/>
          <w:szCs w:val="24"/>
        </w:rPr>
        <w:t xml:space="preserve">One-Click Analysis </w:t>
      </w:r>
      <w:r>
        <w:rPr>
          <w:rFonts w:ascii="Calibri" w:hAnsi="Calibri"/>
          <w:sz w:val="24"/>
          <w:szCs w:val="24"/>
        </w:rPr>
        <w:t xml:space="preserve">and the Advanced Analysis.  </w:t>
      </w:r>
    </w:p>
    <w:p w14:paraId="6AC5D4F1" w14:textId="42871AA3" w:rsidR="008E685E" w:rsidRDefault="008E685E" w:rsidP="00631335">
      <w:pPr>
        <w:pStyle w:val="BodyText"/>
        <w:tabs>
          <w:tab w:val="right" w:leader="dot" w:pos="9781"/>
          <w:tab w:val="left" w:pos="9923"/>
        </w:tabs>
        <w:ind w:left="180" w:right="639"/>
        <w:rPr>
          <w:rFonts w:ascii="Calibri" w:hAnsi="Calibri"/>
          <w:sz w:val="24"/>
          <w:szCs w:val="24"/>
        </w:rPr>
      </w:pPr>
    </w:p>
    <w:p w14:paraId="04E79A1A" w14:textId="0A2B9837" w:rsidR="00913BC9" w:rsidRDefault="008E685E"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rPr>
        <w:drawing>
          <wp:inline distT="0" distB="0" distL="0" distR="0" wp14:anchorId="457B1C92" wp14:editId="549E86C0">
            <wp:extent cx="4330923" cy="3962604"/>
            <wp:effectExtent l="0" t="0" r="0" b="0"/>
            <wp:docPr id="110" name="Picture 1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330923" cy="3962604"/>
                    </a:xfrm>
                    <a:prstGeom prst="rect">
                      <a:avLst/>
                    </a:prstGeom>
                  </pic:spPr>
                </pic:pic>
              </a:graphicData>
            </a:graphic>
          </wp:inline>
        </w:drawing>
      </w:r>
    </w:p>
    <w:p w14:paraId="440F9483" w14:textId="5A654B8F" w:rsidR="00913BC9" w:rsidRDefault="00913BC9" w:rsidP="00631335">
      <w:pPr>
        <w:pStyle w:val="BodyText"/>
        <w:tabs>
          <w:tab w:val="right" w:leader="dot" w:pos="9781"/>
          <w:tab w:val="left" w:pos="9923"/>
        </w:tabs>
        <w:ind w:left="180" w:right="639"/>
        <w:rPr>
          <w:rFonts w:ascii="Calibri" w:hAnsi="Calibri"/>
          <w:sz w:val="24"/>
          <w:szCs w:val="24"/>
        </w:rPr>
      </w:pPr>
    </w:p>
    <w:p w14:paraId="24C140DB" w14:textId="77777777" w:rsidR="00D75F69" w:rsidRDefault="00D75F69" w:rsidP="00631335">
      <w:pPr>
        <w:pStyle w:val="BodyText"/>
        <w:tabs>
          <w:tab w:val="right" w:leader="dot" w:pos="9781"/>
          <w:tab w:val="left" w:pos="9923"/>
        </w:tabs>
        <w:ind w:left="180" w:right="639"/>
        <w:rPr>
          <w:rFonts w:ascii="Calibri" w:hAnsi="Calibri"/>
          <w:sz w:val="24"/>
          <w:szCs w:val="24"/>
        </w:rPr>
      </w:pPr>
    </w:p>
    <w:p w14:paraId="24E1CE2D" w14:textId="77777777" w:rsidR="00913BC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913BC9">
        <w:rPr>
          <w:rFonts w:ascii="Calibri" w:hAnsi="Calibri"/>
          <w:b/>
          <w:i/>
          <w:sz w:val="24"/>
          <w:szCs w:val="24"/>
        </w:rPr>
        <w:t>Select Exclusion</w:t>
      </w:r>
      <w:r>
        <w:rPr>
          <w:rFonts w:ascii="Calibri" w:hAnsi="Calibri"/>
          <w:sz w:val="24"/>
          <w:szCs w:val="24"/>
        </w:rPr>
        <w:t xml:space="preserve"> section is where the particular feature code can be selected.  To set an exclusion:</w:t>
      </w:r>
    </w:p>
    <w:p w14:paraId="05AF6C2B"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Select the layer in the </w:t>
      </w:r>
      <w:r w:rsidRPr="00913BC9">
        <w:rPr>
          <w:rFonts w:ascii="Calibri" w:hAnsi="Calibri"/>
          <w:b/>
          <w:i/>
          <w:sz w:val="24"/>
          <w:szCs w:val="24"/>
        </w:rPr>
        <w:t>Layer</w:t>
      </w:r>
      <w:r>
        <w:rPr>
          <w:rFonts w:ascii="Calibri" w:hAnsi="Calibri"/>
          <w:sz w:val="24"/>
          <w:szCs w:val="24"/>
        </w:rPr>
        <w:t xml:space="preserve"> box of section 1. </w:t>
      </w:r>
    </w:p>
    <w:p w14:paraId="35D55C9A"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Select the field in the </w:t>
      </w:r>
      <w:r w:rsidRPr="00913BC9">
        <w:rPr>
          <w:rFonts w:ascii="Calibri" w:hAnsi="Calibri"/>
          <w:b/>
          <w:i/>
          <w:sz w:val="24"/>
          <w:szCs w:val="24"/>
        </w:rPr>
        <w:t>Field</w:t>
      </w:r>
      <w:r>
        <w:rPr>
          <w:rFonts w:ascii="Calibri" w:hAnsi="Calibri"/>
          <w:sz w:val="24"/>
          <w:szCs w:val="24"/>
        </w:rPr>
        <w:t xml:space="preserve"> box of section 1. </w:t>
      </w:r>
    </w:p>
    <w:p w14:paraId="554E5583"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Select the unique value from that field in the </w:t>
      </w:r>
      <w:r w:rsidRPr="00913BC9">
        <w:rPr>
          <w:rFonts w:ascii="Calibri" w:hAnsi="Calibri"/>
          <w:b/>
          <w:i/>
          <w:sz w:val="24"/>
          <w:szCs w:val="24"/>
        </w:rPr>
        <w:t>Value</w:t>
      </w:r>
      <w:r>
        <w:rPr>
          <w:rFonts w:ascii="Calibri" w:hAnsi="Calibri"/>
          <w:sz w:val="24"/>
          <w:szCs w:val="24"/>
        </w:rPr>
        <w:t xml:space="preserve"> box of section 1. </w:t>
      </w:r>
    </w:p>
    <w:p w14:paraId="39336D10"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Click </w:t>
      </w:r>
      <w:r w:rsidRPr="00913BC9">
        <w:rPr>
          <w:rFonts w:ascii="Calibri" w:hAnsi="Calibri"/>
          <w:b/>
          <w:i/>
          <w:sz w:val="24"/>
          <w:szCs w:val="24"/>
        </w:rPr>
        <w:t>'Add to Exclusions'</w:t>
      </w:r>
      <w:r>
        <w:rPr>
          <w:rFonts w:ascii="Calibri" w:hAnsi="Calibri"/>
          <w:sz w:val="24"/>
          <w:szCs w:val="24"/>
        </w:rPr>
        <w:t xml:space="preserve"> .</w:t>
      </w:r>
    </w:p>
    <w:p w14:paraId="04EBDCED"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Click 'Save Settings'.</w:t>
      </w:r>
    </w:p>
    <w:p w14:paraId="678728F7" w14:textId="77777777" w:rsidR="00913BC9" w:rsidRDefault="00913BC9" w:rsidP="00631335">
      <w:pPr>
        <w:pStyle w:val="BodyText"/>
        <w:tabs>
          <w:tab w:val="right" w:leader="dot" w:pos="9781"/>
          <w:tab w:val="left" w:pos="9923"/>
        </w:tabs>
        <w:ind w:left="180" w:right="639"/>
        <w:rPr>
          <w:rFonts w:ascii="Calibri" w:hAnsi="Calibri"/>
          <w:sz w:val="24"/>
          <w:szCs w:val="24"/>
        </w:rPr>
      </w:pPr>
    </w:p>
    <w:p w14:paraId="473B86C3" w14:textId="77777777" w:rsidR="00913BC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lastRenderedPageBreak/>
        <w:t>To remove an exclusion:</w:t>
      </w:r>
    </w:p>
    <w:p w14:paraId="51ADCA6B" w14:textId="77777777" w:rsidR="00913BC9" w:rsidRDefault="00913BC9" w:rsidP="00B964A2">
      <w:pPr>
        <w:pStyle w:val="BodyText"/>
        <w:numPr>
          <w:ilvl w:val="0"/>
          <w:numId w:val="19"/>
        </w:numPr>
        <w:tabs>
          <w:tab w:val="right" w:leader="dot" w:pos="9781"/>
          <w:tab w:val="left" w:pos="9923"/>
        </w:tabs>
        <w:ind w:right="639"/>
        <w:rPr>
          <w:rFonts w:ascii="Calibri" w:hAnsi="Calibri"/>
          <w:sz w:val="24"/>
          <w:szCs w:val="24"/>
        </w:rPr>
      </w:pPr>
      <w:r>
        <w:rPr>
          <w:rFonts w:ascii="Calibri" w:hAnsi="Calibri"/>
          <w:sz w:val="24"/>
          <w:szCs w:val="24"/>
        </w:rPr>
        <w:t xml:space="preserve">Click the layer in the </w:t>
      </w:r>
      <w:r w:rsidRPr="00913BC9">
        <w:rPr>
          <w:rFonts w:ascii="Calibri" w:hAnsi="Calibri"/>
          <w:b/>
          <w:sz w:val="24"/>
          <w:szCs w:val="24"/>
        </w:rPr>
        <w:t>Layer</w:t>
      </w:r>
      <w:r>
        <w:rPr>
          <w:rFonts w:ascii="Calibri" w:hAnsi="Calibri"/>
          <w:sz w:val="24"/>
          <w:szCs w:val="24"/>
        </w:rPr>
        <w:t xml:space="preserve"> box of section 2.  Corresponding Field and Value should highlight. </w:t>
      </w:r>
    </w:p>
    <w:p w14:paraId="133B5413" w14:textId="77777777" w:rsidR="00913BC9" w:rsidRDefault="00913BC9" w:rsidP="00B964A2">
      <w:pPr>
        <w:pStyle w:val="BodyText"/>
        <w:numPr>
          <w:ilvl w:val="0"/>
          <w:numId w:val="19"/>
        </w:numPr>
        <w:tabs>
          <w:tab w:val="right" w:leader="dot" w:pos="9781"/>
          <w:tab w:val="left" w:pos="9923"/>
        </w:tabs>
        <w:ind w:right="639"/>
        <w:rPr>
          <w:rFonts w:ascii="Calibri" w:hAnsi="Calibri"/>
          <w:sz w:val="24"/>
          <w:szCs w:val="24"/>
        </w:rPr>
      </w:pPr>
      <w:r>
        <w:rPr>
          <w:rFonts w:ascii="Calibri" w:hAnsi="Calibri"/>
          <w:sz w:val="24"/>
          <w:szCs w:val="24"/>
        </w:rPr>
        <w:t xml:space="preserve">Click </w:t>
      </w:r>
      <w:r w:rsidRPr="00913BC9">
        <w:rPr>
          <w:rFonts w:ascii="Calibri" w:hAnsi="Calibri"/>
          <w:b/>
          <w:sz w:val="24"/>
          <w:szCs w:val="24"/>
        </w:rPr>
        <w:t>'Remove From Exclusion'</w:t>
      </w:r>
      <w:r>
        <w:rPr>
          <w:rFonts w:ascii="Calibri" w:hAnsi="Calibri"/>
          <w:sz w:val="24"/>
          <w:szCs w:val="24"/>
        </w:rPr>
        <w:t xml:space="preserve"> </w:t>
      </w:r>
    </w:p>
    <w:p w14:paraId="66151146" w14:textId="77777777" w:rsidR="00913BC9" w:rsidRDefault="00913BC9" w:rsidP="00B964A2">
      <w:pPr>
        <w:pStyle w:val="BodyText"/>
        <w:numPr>
          <w:ilvl w:val="0"/>
          <w:numId w:val="19"/>
        </w:numPr>
        <w:tabs>
          <w:tab w:val="right" w:leader="dot" w:pos="9781"/>
          <w:tab w:val="left" w:pos="9923"/>
        </w:tabs>
        <w:ind w:right="639"/>
        <w:rPr>
          <w:rFonts w:ascii="Calibri" w:hAnsi="Calibri"/>
          <w:sz w:val="24"/>
          <w:szCs w:val="24"/>
        </w:rPr>
      </w:pPr>
      <w:r>
        <w:rPr>
          <w:rFonts w:ascii="Calibri" w:hAnsi="Calibri"/>
          <w:sz w:val="24"/>
          <w:szCs w:val="24"/>
        </w:rPr>
        <w:t xml:space="preserve">Click </w:t>
      </w:r>
      <w:r w:rsidRPr="00913BC9">
        <w:rPr>
          <w:rFonts w:ascii="Calibri" w:hAnsi="Calibri"/>
          <w:b/>
          <w:sz w:val="24"/>
          <w:szCs w:val="24"/>
        </w:rPr>
        <w:t>'Save Settings'.</w:t>
      </w:r>
      <w:r>
        <w:rPr>
          <w:rFonts w:ascii="Calibri" w:hAnsi="Calibri"/>
          <w:sz w:val="24"/>
          <w:szCs w:val="24"/>
        </w:rPr>
        <w:t xml:space="preserve"> </w:t>
      </w:r>
    </w:p>
    <w:p w14:paraId="5144A95C" w14:textId="77777777" w:rsidR="00913BC9" w:rsidRDefault="00913BC9" w:rsidP="00913BC9">
      <w:pPr>
        <w:pStyle w:val="BodyText"/>
        <w:tabs>
          <w:tab w:val="right" w:leader="dot" w:pos="9781"/>
          <w:tab w:val="left" w:pos="9923"/>
        </w:tabs>
        <w:ind w:right="639"/>
        <w:rPr>
          <w:rFonts w:ascii="Calibri" w:hAnsi="Calibri"/>
          <w:sz w:val="24"/>
          <w:szCs w:val="24"/>
        </w:rPr>
      </w:pPr>
    </w:p>
    <w:p w14:paraId="5221FCB9" w14:textId="77777777" w:rsidR="00913BC9" w:rsidRDefault="00913BC9" w:rsidP="009C782C">
      <w:pPr>
        <w:pStyle w:val="Heading4"/>
      </w:pPr>
      <w:r>
        <w:t>The Barriers Tab</w:t>
      </w:r>
    </w:p>
    <w:p w14:paraId="7CE917ED" w14:textId="77777777" w:rsidR="00913BC9" w:rsidRDefault="00913BC9" w:rsidP="00913BC9">
      <w:pPr>
        <w:pStyle w:val="BodyText"/>
        <w:tabs>
          <w:tab w:val="right" w:leader="dot" w:pos="9781"/>
          <w:tab w:val="left" w:pos="9923"/>
        </w:tabs>
        <w:ind w:right="639"/>
        <w:rPr>
          <w:rFonts w:ascii="Calibri" w:hAnsi="Calibri"/>
          <w:sz w:val="24"/>
          <w:szCs w:val="24"/>
        </w:rPr>
      </w:pPr>
    </w:p>
    <w:p w14:paraId="1547CD52" w14:textId="77777777" w:rsidR="00913BC9" w:rsidRDefault="00913BC9" w:rsidP="00913BC9">
      <w:pPr>
        <w:pStyle w:val="BodyText"/>
        <w:tabs>
          <w:tab w:val="right" w:leader="dot" w:pos="9781"/>
          <w:tab w:val="left" w:pos="9923"/>
        </w:tabs>
        <w:ind w:right="639"/>
        <w:rPr>
          <w:rFonts w:ascii="Calibri" w:hAnsi="Calibri"/>
          <w:sz w:val="24"/>
          <w:szCs w:val="24"/>
        </w:rPr>
      </w:pPr>
      <w:r>
        <w:rPr>
          <w:rFonts w:ascii="Calibri" w:hAnsi="Calibri"/>
          <w:sz w:val="24"/>
          <w:szCs w:val="24"/>
        </w:rPr>
        <w:t xml:space="preserve">The Barriers Tab is used to determine which barriers get reported in the results.  It is also used to select the 'Barrier ID' (used for labels and output identification), the 'Permeability' field (used in </w:t>
      </w:r>
      <w:r w:rsidRPr="00913BC9">
        <w:rPr>
          <w:rFonts w:ascii="Calibri" w:hAnsi="Calibri"/>
          <w:i/>
          <w:sz w:val="24"/>
          <w:szCs w:val="24"/>
        </w:rPr>
        <w:t>Advanced Analysis</w:t>
      </w:r>
      <w:r>
        <w:rPr>
          <w:rFonts w:ascii="Calibri" w:hAnsi="Calibri"/>
          <w:sz w:val="24"/>
          <w:szCs w:val="24"/>
        </w:rPr>
        <w:t xml:space="preserve">), and the 'Natural T/F' field (used in </w:t>
      </w:r>
      <w:r w:rsidRPr="00913BC9">
        <w:rPr>
          <w:rFonts w:ascii="Calibri" w:hAnsi="Calibri"/>
          <w:i/>
          <w:sz w:val="24"/>
          <w:szCs w:val="24"/>
        </w:rPr>
        <w:t>Advanced Analysis</w:t>
      </w:r>
      <w:r>
        <w:rPr>
          <w:rFonts w:ascii="Calibri" w:hAnsi="Calibri"/>
          <w:sz w:val="24"/>
          <w:szCs w:val="24"/>
        </w:rPr>
        <w:t xml:space="preserve">).  </w:t>
      </w:r>
    </w:p>
    <w:p w14:paraId="7E9C7DC1" w14:textId="77777777" w:rsidR="00913BC9" w:rsidRDefault="00913BC9" w:rsidP="00913BC9">
      <w:pPr>
        <w:pStyle w:val="BodyText"/>
        <w:tabs>
          <w:tab w:val="right" w:leader="dot" w:pos="9781"/>
          <w:tab w:val="left" w:pos="9923"/>
        </w:tabs>
        <w:ind w:right="639"/>
        <w:rPr>
          <w:rFonts w:ascii="Calibri" w:hAnsi="Calibri"/>
          <w:sz w:val="24"/>
          <w:szCs w:val="24"/>
        </w:rPr>
      </w:pPr>
    </w:p>
    <w:p w14:paraId="54915371" w14:textId="7C47C152" w:rsidR="00913BC9" w:rsidRDefault="008E685E" w:rsidP="00865D8F">
      <w:pPr>
        <w:pStyle w:val="BodyText"/>
        <w:tabs>
          <w:tab w:val="right" w:leader="dot" w:pos="9781"/>
          <w:tab w:val="left" w:pos="9923"/>
        </w:tabs>
        <w:ind w:right="639"/>
        <w:rPr>
          <w:rFonts w:ascii="Calibri" w:hAnsi="Calibri"/>
          <w:sz w:val="24"/>
          <w:szCs w:val="24"/>
        </w:rPr>
      </w:pPr>
      <w:r>
        <w:rPr>
          <w:rFonts w:ascii="Calibri" w:hAnsi="Calibri"/>
          <w:noProof/>
          <w:sz w:val="24"/>
          <w:szCs w:val="24"/>
        </w:rPr>
        <w:drawing>
          <wp:inline distT="0" distB="0" distL="0" distR="0" wp14:anchorId="08408DB2" wp14:editId="278A45D7">
            <wp:extent cx="4330923" cy="3962604"/>
            <wp:effectExtent l="0" t="0" r="0" b="0"/>
            <wp:docPr id="116" name="Picture 1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330923" cy="3962604"/>
                    </a:xfrm>
                    <a:prstGeom prst="rect">
                      <a:avLst/>
                    </a:prstGeom>
                  </pic:spPr>
                </pic:pic>
              </a:graphicData>
            </a:graphic>
          </wp:inline>
        </w:drawing>
      </w:r>
    </w:p>
    <w:p w14:paraId="663AF97B" w14:textId="77777777" w:rsidR="00913BC9" w:rsidRDefault="00913BC9" w:rsidP="00631335">
      <w:pPr>
        <w:pStyle w:val="BodyText"/>
        <w:tabs>
          <w:tab w:val="right" w:leader="dot" w:pos="9781"/>
          <w:tab w:val="left" w:pos="9923"/>
        </w:tabs>
        <w:ind w:left="180" w:right="639"/>
        <w:rPr>
          <w:rFonts w:ascii="Calibri" w:hAnsi="Calibri"/>
          <w:sz w:val="24"/>
          <w:szCs w:val="24"/>
        </w:rPr>
      </w:pPr>
    </w:p>
    <w:p w14:paraId="7F81BEF1" w14:textId="77777777" w:rsidR="00913BC9" w:rsidRPr="00D9738C" w:rsidRDefault="000F7D14" w:rsidP="00D9738C">
      <w:pPr>
        <w:rPr>
          <w:rFonts w:asciiTheme="minorHAnsi" w:hAnsiTheme="minorHAnsi" w:cstheme="minorHAnsi"/>
        </w:rPr>
      </w:pPr>
      <w:r w:rsidRPr="00D9738C">
        <w:rPr>
          <w:rFonts w:asciiTheme="minorHAnsi" w:hAnsiTheme="minorHAnsi" w:cstheme="minorHAnsi"/>
        </w:rPr>
        <w:t xml:space="preserve">To select the 'Barrier ID', 'Permeability', and 'Natural T/F', buttons that provide a pop-up form that allow you to select from the available fields in the attribute table of the layer selected in </w:t>
      </w:r>
      <w:r w:rsidRPr="00D9738C">
        <w:rPr>
          <w:rFonts w:asciiTheme="minorHAnsi" w:hAnsiTheme="minorHAnsi" w:cstheme="minorHAnsi"/>
          <w:b/>
          <w:i/>
        </w:rPr>
        <w:t>Select Barrier Layers For Analysis</w:t>
      </w:r>
      <w:r w:rsidRPr="00D9738C">
        <w:rPr>
          <w:rFonts w:asciiTheme="minorHAnsi" w:hAnsiTheme="minorHAnsi" w:cstheme="minorHAnsi"/>
        </w:rPr>
        <w:t xml:space="preserve"> section. </w:t>
      </w:r>
    </w:p>
    <w:p w14:paraId="2F872CE5" w14:textId="77777777" w:rsidR="000F7D14" w:rsidRPr="00D9738C" w:rsidRDefault="000F7D14" w:rsidP="00D9738C">
      <w:pPr>
        <w:rPr>
          <w:rFonts w:asciiTheme="minorHAnsi" w:hAnsiTheme="minorHAnsi" w:cstheme="minorHAnsi"/>
        </w:rPr>
      </w:pPr>
    </w:p>
    <w:p w14:paraId="6FD22514" w14:textId="55FD5730" w:rsidR="000F7D14" w:rsidRPr="00D9738C" w:rsidRDefault="00A6703E" w:rsidP="00D9738C">
      <w:pPr>
        <w:rPr>
          <w:rFonts w:asciiTheme="minorHAnsi" w:hAnsiTheme="minorHAnsi" w:cstheme="minorHAnsi"/>
        </w:rPr>
      </w:pPr>
      <w:r>
        <w:rPr>
          <w:rFonts w:asciiTheme="minorHAnsi" w:hAnsiTheme="minorHAnsi" w:cstheme="minorHAnsi"/>
          <w:noProof/>
        </w:rPr>
        <w:lastRenderedPageBreak/>
        <mc:AlternateContent>
          <mc:Choice Requires="wps">
            <w:drawing>
              <wp:inline distT="0" distB="0" distL="0" distR="0" wp14:anchorId="4FC30092" wp14:editId="7D919B3C">
                <wp:extent cx="5615940" cy="1211580"/>
                <wp:effectExtent l="5080" t="8890" r="8255" b="8255"/>
                <wp:docPr id="59" name="Text Box 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211580"/>
                        </a:xfrm>
                        <a:prstGeom prst="rect">
                          <a:avLst/>
                        </a:prstGeom>
                        <a:solidFill>
                          <a:schemeClr val="tx1">
                            <a:lumMod val="65000"/>
                            <a:lumOff val="35000"/>
                          </a:schemeClr>
                        </a:solidFill>
                        <a:ln w="9525">
                          <a:solidFill>
                            <a:srgbClr val="000000"/>
                          </a:solidFill>
                          <a:miter lim="800000"/>
                          <a:headEnd/>
                          <a:tailEnd/>
                        </a:ln>
                      </wps:spPr>
                      <wps:txbx>
                        <w:txbxContent>
                          <w:p w14:paraId="3EF74534" w14:textId="77777777" w:rsidR="00386FF9" w:rsidRPr="00E73F57" w:rsidRDefault="00386FF9" w:rsidP="000F7D1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The Barrier ID refers to the user-readable output ID.  FIPEX will also report an ID called the 'EID'.  This refers to the 'Element ID' of the feature in the geometric network.  The 'EID'</w:t>
                            </w:r>
                            <w:r>
                              <w:rPr>
                                <w:rFonts w:asciiTheme="minorHAnsi" w:hAnsiTheme="minorHAnsi" w:cstheme="minorHAnsi"/>
                                <w:color w:val="FFFFFF" w:themeColor="background1"/>
                                <w:sz w:val="24"/>
                                <w:szCs w:val="24"/>
                              </w:rPr>
                              <w:t xml:space="preserve"> is used to avoid problems due to barriers with duplicate user-specified ID's.  Take note that while the user-set Barrier ID will stay consistent, the EID of barriers may change with any edit to the geometric network.  </w:t>
                            </w:r>
                          </w:p>
                          <w:p w14:paraId="2F26A9BE" w14:textId="77777777" w:rsidR="00386FF9" w:rsidRPr="000A743B" w:rsidRDefault="00386FF9" w:rsidP="000F7D14">
                            <w:pPr>
                              <w:ind w:right="639"/>
                            </w:pPr>
                          </w:p>
                        </w:txbxContent>
                      </wps:txbx>
                      <wps:bodyPr rot="0" vert="horz" wrap="square" lIns="91440" tIns="45720" rIns="91440" bIns="45720" anchor="t" anchorCtr="0" upright="1">
                        <a:noAutofit/>
                      </wps:bodyPr>
                    </wps:wsp>
                  </a:graphicData>
                </a:graphic>
              </wp:inline>
            </w:drawing>
          </mc:Choice>
          <mc:Fallback>
            <w:pict>
              <v:shape w14:anchorId="4FC30092" id="Text Box 467" o:spid="_x0000_s1047" type="#_x0000_t202" style="width:442.2pt;height:9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" fillcolor="#5a5a5a [2109]">
                <v:textbox>
                  <w:txbxContent>
                    <w:p w14:paraId="3EF74534" w14:textId="77777777" w:rsidR="00386FF9" w:rsidRPr="00E73F57" w:rsidRDefault="00386FF9" w:rsidP="000F7D1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The Barrier ID refers to the user-readable output ID.  FIPEX will also report an ID called the 'EID'.  This refers to the 'Element ID' of the feature in the geometric network.  The 'EID'</w:t>
                      </w:r>
                      <w:r>
                        <w:rPr>
                          <w:rFonts w:asciiTheme="minorHAnsi" w:hAnsiTheme="minorHAnsi" w:cstheme="minorHAnsi"/>
                          <w:color w:val="FFFFFF" w:themeColor="background1"/>
                          <w:sz w:val="24"/>
                          <w:szCs w:val="24"/>
                        </w:rPr>
                        <w:t xml:space="preserve"> is used to avoid problems due to barriers with duplicate user-specified ID's.  Take note that while the user-set Barrier ID will stay consistent, the EID of barriers may change with any edit to the geometric network.  </w:t>
                      </w:r>
                    </w:p>
                    <w:p w14:paraId="2F26A9BE" w14:textId="77777777" w:rsidR="00386FF9" w:rsidRPr="000A743B" w:rsidRDefault="00386FF9" w:rsidP="000F7D14">
                      <w:pPr>
                        <w:ind w:right="639"/>
                      </w:pPr>
                    </w:p>
                  </w:txbxContent>
                </v:textbox>
                <w10:anchorlock/>
              </v:shape>
            </w:pict>
          </mc:Fallback>
        </mc:AlternateContent>
      </w:r>
    </w:p>
    <w:p w14:paraId="6BE572F0" w14:textId="77777777" w:rsidR="000F7D14" w:rsidRPr="00D9738C" w:rsidRDefault="000F7D14" w:rsidP="00D9738C">
      <w:pPr>
        <w:rPr>
          <w:rFonts w:asciiTheme="minorHAnsi" w:hAnsiTheme="minorHAnsi" w:cstheme="minorHAnsi"/>
        </w:rPr>
      </w:pPr>
    </w:p>
    <w:p w14:paraId="5C7758FF" w14:textId="7F26666B" w:rsidR="00271A2E" w:rsidRPr="00D9738C" w:rsidRDefault="00A6703E" w:rsidP="00D9738C">
      <w:pPr>
        <w:rPr>
          <w:rFonts w:asciiTheme="minorHAnsi" w:hAnsiTheme="minorHAnsi" w:cstheme="minorHAnsi"/>
          <w:lang w:val="en-US"/>
        </w:rPr>
      </w:pPr>
      <w:r>
        <w:rPr>
          <w:rFonts w:asciiTheme="minorHAnsi" w:hAnsiTheme="minorHAnsi" w:cstheme="minorHAnsi"/>
          <w:noProof/>
        </w:rPr>
        <mc:AlternateContent>
          <mc:Choice Requires="wps">
            <w:drawing>
              <wp:inline distT="0" distB="0" distL="0" distR="0" wp14:anchorId="348BE688" wp14:editId="2242FE66">
                <wp:extent cx="5615940" cy="1656715"/>
                <wp:effectExtent l="5080" t="5080" r="8255" b="5080"/>
                <wp:docPr id="58" name="Text Box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656715"/>
                        </a:xfrm>
                        <a:prstGeom prst="rect">
                          <a:avLst/>
                        </a:prstGeom>
                        <a:solidFill>
                          <a:schemeClr val="tx1">
                            <a:lumMod val="65000"/>
                            <a:lumOff val="35000"/>
                          </a:schemeClr>
                        </a:solidFill>
                        <a:ln w="9525">
                          <a:solidFill>
                            <a:srgbClr val="000000"/>
                          </a:solidFill>
                          <a:miter lim="800000"/>
                          <a:headEnd/>
                          <a:tailEnd/>
                        </a:ln>
                      </wps:spPr>
                      <wps:txbx>
                        <w:txbxContent>
                          <w:p w14:paraId="40E71D31"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sidRPr="00271A2E">
                              <w:rPr>
                                <w:rFonts w:ascii="Calibri" w:hAnsi="Calibri"/>
                                <w:color w:val="FFFFFF" w:themeColor="background1"/>
                                <w:sz w:val="24"/>
                                <w:szCs w:val="24"/>
                              </w:rPr>
                              <w:t xml:space="preserve">Barrier </w:t>
                            </w:r>
                            <w:r w:rsidRPr="00271A2E">
                              <w:rPr>
                                <w:rFonts w:ascii="Calibri" w:hAnsi="Calibri"/>
                                <w:b/>
                                <w:i/>
                                <w:color w:val="FFFFFF" w:themeColor="background1"/>
                                <w:sz w:val="24"/>
                                <w:szCs w:val="24"/>
                              </w:rPr>
                              <w:t>permeability</w:t>
                            </w:r>
                            <w:r w:rsidRPr="00271A2E">
                              <w:rPr>
                                <w:rFonts w:ascii="Calibri" w:hAnsi="Calibri"/>
                                <w:color w:val="FFFFFF" w:themeColor="background1"/>
                                <w:sz w:val="24"/>
                                <w:szCs w:val="24"/>
                              </w:rPr>
                              <w:t xml:space="preserve"> refers to the degree of impairment a barrier presents to fish passage or longitudinal connectivity of the river system.  It is used in various analyses as a 'weight' to help assess the relative impacts of barriers.  </w:t>
                            </w:r>
                          </w:p>
                          <w:p w14:paraId="7D57BFE2"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p>
                          <w:p w14:paraId="2A692E33"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271A2E">
                              <w:rPr>
                                <w:rFonts w:ascii="Calibri" w:hAnsi="Calibri"/>
                                <w:color w:val="FFFFFF" w:themeColor="background1"/>
                                <w:sz w:val="24"/>
                                <w:szCs w:val="24"/>
                              </w:rPr>
                              <w:t xml:space="preserve">The </w:t>
                            </w:r>
                            <w:r w:rsidRPr="00271A2E">
                              <w:rPr>
                                <w:rFonts w:ascii="Calibri" w:hAnsi="Calibri"/>
                                <w:b/>
                                <w:i/>
                                <w:color w:val="FFFFFF" w:themeColor="background1"/>
                                <w:sz w:val="24"/>
                                <w:szCs w:val="24"/>
                              </w:rPr>
                              <w:t>Natural T/F</w:t>
                            </w:r>
                            <w:r w:rsidRPr="00271A2E">
                              <w:rPr>
                                <w:rFonts w:ascii="Calibri" w:hAnsi="Calibri"/>
                                <w:color w:val="FFFFFF" w:themeColor="background1"/>
                                <w:sz w:val="24"/>
                                <w:szCs w:val="24"/>
                              </w:rPr>
                              <w:t xml:space="preserve"> field is a boolean (i.e. true/false) field that specifies whether a barrier is naturally occurring (as opposed to anthropocentric).  Some analyses exclude these types of barriers.  </w:t>
                            </w:r>
                          </w:p>
                          <w:p w14:paraId="201E1FFD" w14:textId="77777777" w:rsidR="00386FF9" w:rsidRPr="00626798" w:rsidRDefault="00386FF9" w:rsidP="00271A2E">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3EBDEEFF" w14:textId="77777777" w:rsidR="00386FF9" w:rsidRPr="000A743B" w:rsidRDefault="00386FF9" w:rsidP="00271A2E">
                            <w:pPr>
                              <w:ind w:right="639"/>
                            </w:pPr>
                          </w:p>
                        </w:txbxContent>
                      </wps:txbx>
                      <wps:bodyPr rot="0" vert="horz" wrap="square" lIns="91440" tIns="45720" rIns="91440" bIns="45720" anchor="t" anchorCtr="0" upright="1">
                        <a:noAutofit/>
                      </wps:bodyPr>
                    </wps:wsp>
                  </a:graphicData>
                </a:graphic>
              </wp:inline>
            </w:drawing>
          </mc:Choice>
          <mc:Fallback>
            <w:pict>
              <v:shape w14:anchorId="348BE688" id="Text Box 466" o:spid="_x0000_s1048" type="#_x0000_t202" style="width:442.2pt;height:13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" fillcolor="#5a5a5a [2109]">
                <v:textbox>
                  <w:txbxContent>
                    <w:p w14:paraId="40E71D31"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sidRPr="00271A2E">
                        <w:rPr>
                          <w:rFonts w:ascii="Calibri" w:hAnsi="Calibri"/>
                          <w:color w:val="FFFFFF" w:themeColor="background1"/>
                          <w:sz w:val="24"/>
                          <w:szCs w:val="24"/>
                        </w:rPr>
                        <w:t xml:space="preserve">Barrier </w:t>
                      </w:r>
                      <w:r w:rsidRPr="00271A2E">
                        <w:rPr>
                          <w:rFonts w:ascii="Calibri" w:hAnsi="Calibri"/>
                          <w:b/>
                          <w:i/>
                          <w:color w:val="FFFFFF" w:themeColor="background1"/>
                          <w:sz w:val="24"/>
                          <w:szCs w:val="24"/>
                        </w:rPr>
                        <w:t>permeability</w:t>
                      </w:r>
                      <w:r w:rsidRPr="00271A2E">
                        <w:rPr>
                          <w:rFonts w:ascii="Calibri" w:hAnsi="Calibri"/>
                          <w:color w:val="FFFFFF" w:themeColor="background1"/>
                          <w:sz w:val="24"/>
                          <w:szCs w:val="24"/>
                        </w:rPr>
                        <w:t xml:space="preserve"> refers to the degree of impairment a barrier presents to fish passage or longitudinal connectivity of the river system.  It is used in various analyses as a 'weight' to help assess the relative impacts of barriers.  </w:t>
                      </w:r>
                    </w:p>
                    <w:p w14:paraId="7D57BFE2"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p>
                    <w:p w14:paraId="2A692E33"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271A2E">
                        <w:rPr>
                          <w:rFonts w:ascii="Calibri" w:hAnsi="Calibri"/>
                          <w:color w:val="FFFFFF" w:themeColor="background1"/>
                          <w:sz w:val="24"/>
                          <w:szCs w:val="24"/>
                        </w:rPr>
                        <w:t xml:space="preserve">The </w:t>
                      </w:r>
                      <w:r w:rsidRPr="00271A2E">
                        <w:rPr>
                          <w:rFonts w:ascii="Calibri" w:hAnsi="Calibri"/>
                          <w:b/>
                          <w:i/>
                          <w:color w:val="FFFFFF" w:themeColor="background1"/>
                          <w:sz w:val="24"/>
                          <w:szCs w:val="24"/>
                        </w:rPr>
                        <w:t>Natural T/F</w:t>
                      </w:r>
                      <w:r w:rsidRPr="00271A2E">
                        <w:rPr>
                          <w:rFonts w:ascii="Calibri" w:hAnsi="Calibri"/>
                          <w:color w:val="FFFFFF" w:themeColor="background1"/>
                          <w:sz w:val="24"/>
                          <w:szCs w:val="24"/>
                        </w:rPr>
                        <w:t xml:space="preserve"> field is a </w:t>
                      </w:r>
                      <w:proofErr w:type="spellStart"/>
                      <w:r w:rsidRPr="00271A2E">
                        <w:rPr>
                          <w:rFonts w:ascii="Calibri" w:hAnsi="Calibri"/>
                          <w:color w:val="FFFFFF" w:themeColor="background1"/>
                          <w:sz w:val="24"/>
                          <w:szCs w:val="24"/>
                        </w:rPr>
                        <w:t>boolean</w:t>
                      </w:r>
                      <w:proofErr w:type="spellEnd"/>
                      <w:r w:rsidRPr="00271A2E">
                        <w:rPr>
                          <w:rFonts w:ascii="Calibri" w:hAnsi="Calibri"/>
                          <w:color w:val="FFFFFF" w:themeColor="background1"/>
                          <w:sz w:val="24"/>
                          <w:szCs w:val="24"/>
                        </w:rPr>
                        <w:t xml:space="preserve"> (i.e. true/false) field that specifies whether a barrier is naturally occurring (as opposed to anthropocentric).  Some analyses exclude these types of barriers.  </w:t>
                      </w:r>
                    </w:p>
                    <w:p w14:paraId="201E1FFD" w14:textId="77777777" w:rsidR="00386FF9" w:rsidRPr="00626798" w:rsidRDefault="00386FF9" w:rsidP="00271A2E">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3EBDEEFF" w14:textId="77777777" w:rsidR="00386FF9" w:rsidRPr="000A743B" w:rsidRDefault="00386FF9" w:rsidP="00271A2E">
                      <w:pPr>
                        <w:ind w:right="639"/>
                      </w:pPr>
                    </w:p>
                  </w:txbxContent>
                </v:textbox>
                <w10:anchorlock/>
              </v:shape>
            </w:pict>
          </mc:Fallback>
        </mc:AlternateContent>
      </w:r>
    </w:p>
    <w:p w14:paraId="699E198F" w14:textId="77777777" w:rsidR="00271A2E" w:rsidRPr="00D9738C" w:rsidRDefault="00271A2E" w:rsidP="00D9738C">
      <w:pPr>
        <w:rPr>
          <w:rFonts w:asciiTheme="minorHAnsi" w:hAnsiTheme="minorHAnsi" w:cstheme="minorHAnsi"/>
          <w:lang w:val="en-US"/>
        </w:rPr>
      </w:pPr>
    </w:p>
    <w:p w14:paraId="71476481" w14:textId="77777777" w:rsidR="000F7D14" w:rsidRPr="00D9738C" w:rsidRDefault="000F7D14" w:rsidP="009C782C">
      <w:pPr>
        <w:pStyle w:val="Heading4"/>
        <w:rPr>
          <w:lang w:val="en-US"/>
        </w:rPr>
      </w:pPr>
      <w:bookmarkStart w:id="75" w:name="_Ref343424781"/>
      <w:r w:rsidRPr="00D9738C">
        <w:t>The Advanced Tab</w:t>
      </w:r>
      <w:bookmarkEnd w:id="75"/>
    </w:p>
    <w:p w14:paraId="5AE795BC" w14:textId="77777777" w:rsidR="000F7D14" w:rsidRPr="00D9738C" w:rsidRDefault="000F7D14" w:rsidP="00D9738C">
      <w:pPr>
        <w:rPr>
          <w:rFonts w:asciiTheme="minorHAnsi" w:hAnsiTheme="minorHAnsi" w:cstheme="minorHAnsi"/>
          <w:lang w:val="en-US" w:eastAsia="ru-RU"/>
        </w:rPr>
      </w:pPr>
      <w:r w:rsidRPr="00D9738C">
        <w:rPr>
          <w:rFonts w:asciiTheme="minorHAnsi" w:hAnsiTheme="minorHAnsi" w:cstheme="minorHAnsi"/>
          <w:lang w:val="en-US" w:eastAsia="ru-RU"/>
        </w:rPr>
        <w:t xml:space="preserve">The Advanced Tab sets options that are only used in the </w:t>
      </w:r>
      <w:r w:rsidRPr="00D9738C">
        <w:rPr>
          <w:rFonts w:asciiTheme="minorHAnsi" w:hAnsiTheme="minorHAnsi" w:cstheme="minorHAnsi"/>
          <w:i/>
          <w:lang w:val="en-US" w:eastAsia="ru-RU"/>
        </w:rPr>
        <w:t>Advanced Analysis</w:t>
      </w:r>
      <w:r w:rsidRPr="00D9738C">
        <w:rPr>
          <w:rFonts w:asciiTheme="minorHAnsi" w:hAnsiTheme="minorHAnsi" w:cstheme="minorHAnsi"/>
          <w:lang w:val="en-US" w:eastAsia="ru-RU"/>
        </w:rPr>
        <w:t xml:space="preserve"> of FIPEX. </w:t>
      </w:r>
    </w:p>
    <w:p w14:paraId="0168244B" w14:textId="77777777" w:rsidR="000F7D14" w:rsidRPr="00D9738C" w:rsidRDefault="000F7D14" w:rsidP="00D9738C">
      <w:pPr>
        <w:rPr>
          <w:rFonts w:asciiTheme="minorHAnsi" w:hAnsiTheme="minorHAnsi" w:cstheme="minorHAnsi"/>
          <w:lang w:val="en-US" w:eastAsia="ru-RU"/>
        </w:rPr>
      </w:pPr>
      <w:r w:rsidRPr="00D9738C">
        <w:rPr>
          <w:rFonts w:asciiTheme="minorHAnsi" w:hAnsiTheme="minorHAnsi" w:cstheme="minorHAnsi"/>
          <w:lang w:val="en-US" w:eastAsia="ru-RU"/>
        </w:rPr>
        <w:t xml:space="preserve"> </w:t>
      </w:r>
    </w:p>
    <w:p w14:paraId="1345004E" w14:textId="53FDC8B6" w:rsidR="000F7D14" w:rsidRDefault="008E685E" w:rsidP="00865D8F">
      <w:pPr>
        <w:pStyle w:val="BodyText"/>
        <w:tabs>
          <w:tab w:val="right" w:leader="dot" w:pos="9781"/>
          <w:tab w:val="left" w:pos="9923"/>
        </w:tabs>
        <w:ind w:left="180" w:right="639"/>
        <w:jc w:val="both"/>
        <w:rPr>
          <w:rFonts w:ascii="Calibri" w:hAnsi="Calibri"/>
          <w:sz w:val="24"/>
          <w:szCs w:val="24"/>
        </w:rPr>
      </w:pPr>
      <w:r>
        <w:rPr>
          <w:rFonts w:ascii="Calibri" w:hAnsi="Calibri"/>
          <w:noProof/>
          <w:sz w:val="24"/>
          <w:szCs w:val="24"/>
        </w:rPr>
        <w:drawing>
          <wp:inline distT="0" distB="0" distL="0" distR="0" wp14:anchorId="67641B41" wp14:editId="253F8059">
            <wp:extent cx="4324572" cy="3949903"/>
            <wp:effectExtent l="0" t="0" r="0" b="0"/>
            <wp:docPr id="117" name="Picture 1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324572" cy="3949903"/>
                    </a:xfrm>
                    <a:prstGeom prst="rect">
                      <a:avLst/>
                    </a:prstGeom>
                  </pic:spPr>
                </pic:pic>
              </a:graphicData>
            </a:graphic>
          </wp:inline>
        </w:drawing>
      </w:r>
    </w:p>
    <w:p w14:paraId="59296682"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244E7B15"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71D49B5C" w14:textId="77777777" w:rsidR="000F7D14"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82AFC">
        <w:rPr>
          <w:rFonts w:ascii="Calibri" w:hAnsi="Calibri"/>
          <w:b/>
          <w:i/>
          <w:sz w:val="24"/>
          <w:szCs w:val="24"/>
        </w:rPr>
        <w:t>"Order" of Analysis</w:t>
      </w:r>
      <w:r>
        <w:rPr>
          <w:rFonts w:ascii="Calibri" w:hAnsi="Calibri"/>
          <w:sz w:val="24"/>
          <w:szCs w:val="24"/>
        </w:rPr>
        <w:t xml:space="preserve"> section sets the maximum number of iterations in the direction of the analysis (set in the </w:t>
      </w:r>
      <w:r w:rsidRPr="00C82AFC">
        <w:rPr>
          <w:rFonts w:ascii="Calibri" w:hAnsi="Calibri"/>
          <w:i/>
          <w:sz w:val="24"/>
          <w:szCs w:val="24"/>
        </w:rPr>
        <w:t>Analysis Direction</w:t>
      </w:r>
      <w:r>
        <w:rPr>
          <w:rFonts w:ascii="Calibri" w:hAnsi="Calibri"/>
          <w:sz w:val="24"/>
          <w:szCs w:val="24"/>
        </w:rPr>
        <w:t xml:space="preserve"> section) that the FIPEX </w:t>
      </w:r>
      <w:r w:rsidRPr="00C82AFC">
        <w:rPr>
          <w:rFonts w:ascii="Calibri" w:hAnsi="Calibri"/>
          <w:i/>
          <w:sz w:val="24"/>
          <w:szCs w:val="24"/>
        </w:rPr>
        <w:t xml:space="preserve">Advanced Analysis </w:t>
      </w:r>
      <w:r>
        <w:rPr>
          <w:rFonts w:ascii="Calibri" w:hAnsi="Calibri"/>
          <w:sz w:val="24"/>
          <w:szCs w:val="24"/>
        </w:rPr>
        <w:t xml:space="preserve">algorithm will proceed.  </w:t>
      </w:r>
    </w:p>
    <w:p w14:paraId="0459043F"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6604A70C" w14:textId="77777777" w:rsidR="00C82AFC" w:rsidRDefault="00C82AFC" w:rsidP="00631335">
      <w:pPr>
        <w:pStyle w:val="BodyText"/>
        <w:tabs>
          <w:tab w:val="right" w:leader="dot" w:pos="9781"/>
          <w:tab w:val="left" w:pos="9923"/>
        </w:tabs>
        <w:ind w:left="180" w:right="639"/>
        <w:rPr>
          <w:rFonts w:ascii="Calibri" w:hAnsi="Calibri"/>
          <w:sz w:val="24"/>
          <w:szCs w:val="24"/>
        </w:rPr>
      </w:pPr>
      <w:r w:rsidRPr="00C82AFC">
        <w:rPr>
          <w:rFonts w:ascii="Calibri" w:hAnsi="Calibri"/>
          <w:noProof/>
          <w:sz w:val="24"/>
          <w:szCs w:val="24"/>
          <w:lang w:val="en-CA"/>
        </w:rPr>
        <w:drawing>
          <wp:inline distT="0" distB="0" distL="0" distR="0" wp14:anchorId="76FE0DCD" wp14:editId="0B647919">
            <wp:extent cx="3733800" cy="2136769"/>
            <wp:effectExtent l="19050" t="0" r="0" b="0"/>
            <wp:docPr id="160" name="Picture 114" descr="OrderExplai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Explained.JPG"/>
                    <pic:cNvPicPr/>
                  </pic:nvPicPr>
                  <pic:blipFill>
                    <a:blip r:embed="rId53"/>
                    <a:stretch>
                      <a:fillRect/>
                    </a:stretch>
                  </pic:blipFill>
                  <pic:spPr>
                    <a:xfrm>
                      <a:off x="0" y="0"/>
                      <a:ext cx="3733800" cy="2136769"/>
                    </a:xfrm>
                    <a:prstGeom prst="rect">
                      <a:avLst/>
                    </a:prstGeom>
                  </pic:spPr>
                </pic:pic>
              </a:graphicData>
            </a:graphic>
          </wp:inline>
        </w:drawing>
      </w:r>
    </w:p>
    <w:p w14:paraId="5B89601C" w14:textId="77777777" w:rsidR="00C82AFC"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In the image above, the order of the barriers (red circles) upstream of the sink (green square) are labeled.  If the </w:t>
      </w:r>
      <w:r w:rsidRPr="00C82AFC">
        <w:rPr>
          <w:rFonts w:ascii="Calibri" w:hAnsi="Calibri"/>
          <w:b/>
          <w:i/>
          <w:sz w:val="24"/>
          <w:szCs w:val="24"/>
        </w:rPr>
        <w:t>Maximum</w:t>
      </w:r>
      <w:r>
        <w:rPr>
          <w:rFonts w:ascii="Calibri" w:hAnsi="Calibri"/>
          <w:sz w:val="24"/>
          <w:szCs w:val="24"/>
        </w:rPr>
        <w:t xml:space="preserve"> checkbox is checked, the traces in the analysis direction will proceed until the end(s) of the network are reached.  </w:t>
      </w:r>
    </w:p>
    <w:p w14:paraId="4038E977"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62614528" w14:textId="77777777" w:rsidR="00C82AFC"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82AFC">
        <w:rPr>
          <w:rFonts w:ascii="Calibri" w:hAnsi="Calibri"/>
          <w:b/>
          <w:i/>
          <w:sz w:val="24"/>
          <w:szCs w:val="24"/>
        </w:rPr>
        <w:t>Analysis Direction</w:t>
      </w:r>
      <w:r>
        <w:rPr>
          <w:rFonts w:ascii="Calibri" w:hAnsi="Calibri"/>
          <w:sz w:val="24"/>
          <w:szCs w:val="24"/>
        </w:rPr>
        <w:t xml:space="preserve"> is the direction from the flag(s) (i.e. start point(s)) that the Advanced Analysis algorithm will proceed.  This direction is based solely on flow direction as set in the geometric network.  </w:t>
      </w:r>
    </w:p>
    <w:p w14:paraId="48A701F2"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4A0288C4" w14:textId="16D0FE99" w:rsidR="00C82AFC" w:rsidRDefault="00A6703E"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45F2399F" wp14:editId="1FA84E4F">
                <wp:extent cx="5615940" cy="1649730"/>
                <wp:effectExtent l="5080" t="10160" r="8255" b="6985"/>
                <wp:docPr id="57" name="Text Box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649730"/>
                        </a:xfrm>
                        <a:prstGeom prst="rect">
                          <a:avLst/>
                        </a:prstGeom>
                        <a:solidFill>
                          <a:schemeClr val="tx1">
                            <a:lumMod val="65000"/>
                            <a:lumOff val="35000"/>
                          </a:schemeClr>
                        </a:solidFill>
                        <a:ln w="9525">
                          <a:solidFill>
                            <a:srgbClr val="000000"/>
                          </a:solidFill>
                          <a:miter lim="800000"/>
                          <a:headEnd/>
                          <a:tailEnd/>
                        </a:ln>
                      </wps:spPr>
                      <wps:txbx>
                        <w:txbxContent>
                          <w:p w14:paraId="20127A49" w14:textId="77777777" w:rsidR="00386FF9" w:rsidRDefault="00386FF9" w:rsidP="00C82AFC">
                            <w:pPr>
                              <w:pStyle w:val="BodyText"/>
                              <w:tabs>
                                <w:tab w:val="right" w:leader="dot" w:pos="9781"/>
                                <w:tab w:val="left" w:pos="9923"/>
                              </w:tabs>
                              <w:ind w:left="180" w:right="639"/>
                              <w:rPr>
                                <w:rFonts w:asciiTheme="minorHAnsi" w:hAnsiTheme="minorHAnsi" w:cstheme="minorHAnsi"/>
                                <w:color w:val="FFFFFF" w:themeColor="background1"/>
                                <w:sz w:val="22"/>
                                <w:szCs w:val="22"/>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color w:val="FFFFFF" w:themeColor="background1"/>
                                <w:sz w:val="22"/>
                                <w:szCs w:val="22"/>
                              </w:rPr>
                              <w:t xml:space="preserve">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different from the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found in the General Tab.  </w:t>
                            </w:r>
                          </w:p>
                          <w:p w14:paraId="7FEA0D12" w14:textId="77777777" w:rsidR="00386FF9" w:rsidRDefault="00386FF9" w:rsidP="00C82AFC">
                            <w:pPr>
                              <w:pStyle w:val="BodyText"/>
                              <w:tabs>
                                <w:tab w:val="right" w:leader="dot" w:pos="9781"/>
                                <w:tab w:val="left" w:pos="9923"/>
                              </w:tabs>
                              <w:ind w:left="180" w:right="639"/>
                              <w:rPr>
                                <w:rFonts w:asciiTheme="minorHAnsi" w:hAnsiTheme="minorHAnsi" w:cstheme="minorHAnsi"/>
                                <w:color w:val="FFFFFF" w:themeColor="background1"/>
                                <w:sz w:val="22"/>
                                <w:szCs w:val="22"/>
                              </w:rPr>
                            </w:pPr>
                          </w:p>
                          <w:p w14:paraId="5104617A" w14:textId="77777777" w:rsidR="00386FF9" w:rsidRPr="00626798" w:rsidRDefault="00386FF9" w:rsidP="00C82AFC">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271A2E">
                              <w:rPr>
                                <w:rFonts w:asciiTheme="minorHAnsi" w:hAnsiTheme="minorHAnsi" w:cstheme="minorHAnsi"/>
                                <w:color w:val="FFFFFF" w:themeColor="background1"/>
                                <w:sz w:val="22"/>
                                <w:szCs w:val="22"/>
                              </w:rPr>
                              <w:t xml:space="preserve">An example:  If all six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are checked in the General Tab and 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set to 'Upstream' in the Advanced Tab, the FIPEX </w:t>
                            </w:r>
                            <w:r w:rsidRPr="00271A2E">
                              <w:rPr>
                                <w:rFonts w:asciiTheme="minorHAnsi" w:hAnsiTheme="minorHAnsi" w:cstheme="minorHAnsi"/>
                                <w:b/>
                                <w:i/>
                                <w:color w:val="FFFFFF" w:themeColor="background1"/>
                                <w:sz w:val="22"/>
                                <w:szCs w:val="22"/>
                              </w:rPr>
                              <w:t>Advanced Analysis</w:t>
                            </w:r>
                            <w:r w:rsidRPr="00271A2E">
                              <w:rPr>
                                <w:rFonts w:asciiTheme="minorHAnsi" w:hAnsiTheme="minorHAnsi" w:cstheme="minorHAnsi"/>
                                <w:color w:val="FFFFFF" w:themeColor="background1"/>
                                <w:sz w:val="22"/>
                                <w:szCs w:val="22"/>
                              </w:rPr>
                              <w:t xml:space="preserve"> will perform all six trace types for a given barrier and then proceed to perform all six trace types for the </w:t>
                            </w:r>
                            <w:r w:rsidRPr="00271A2E">
                              <w:rPr>
                                <w:rFonts w:asciiTheme="minorHAnsi" w:hAnsiTheme="minorHAnsi" w:cstheme="minorHAnsi"/>
                                <w:b/>
                                <w:i/>
                                <w:color w:val="FFFFFF" w:themeColor="background1"/>
                                <w:sz w:val="22"/>
                                <w:szCs w:val="22"/>
                              </w:rPr>
                              <w:t>next barrier(s) encountered upstream</w:t>
                            </w:r>
                            <w:r w:rsidRPr="00271A2E">
                              <w:rPr>
                                <w:rFonts w:asciiTheme="minorHAnsi" w:hAnsiTheme="minorHAnsi" w:cstheme="minorHAnsi"/>
                                <w:i/>
                                <w:color w:val="FFFFFF" w:themeColor="background1"/>
                                <w:sz w:val="22"/>
                                <w:szCs w:val="22"/>
                              </w:rPr>
                              <w:t xml:space="preserve">.  </w:t>
                            </w:r>
                            <w:r w:rsidRPr="00271A2E">
                              <w:rPr>
                                <w:rFonts w:asciiTheme="minorHAnsi" w:hAnsiTheme="minorHAnsi" w:cstheme="minorHAnsi"/>
                                <w:color w:val="FFFFFF" w:themeColor="background1"/>
                                <w:sz w:val="22"/>
                                <w:szCs w:val="22"/>
                              </w:rPr>
                              <w:t xml:space="preserve">It will continue to do this until the </w:t>
                            </w:r>
                            <w:r w:rsidRPr="00271A2E">
                              <w:rPr>
                                <w:rFonts w:asciiTheme="minorHAnsi" w:hAnsiTheme="minorHAnsi" w:cstheme="minorHAnsi"/>
                                <w:b/>
                                <w:i/>
                                <w:color w:val="FFFFFF" w:themeColor="background1"/>
                                <w:sz w:val="22"/>
                                <w:szCs w:val="22"/>
                              </w:rPr>
                              <w:t>'Order' of Analysis</w:t>
                            </w:r>
                            <w:r w:rsidRPr="00271A2E">
                              <w:rPr>
                                <w:rFonts w:asciiTheme="minorHAnsi" w:hAnsiTheme="minorHAnsi" w:cstheme="minorHAnsi"/>
                                <w:color w:val="FFFFFF" w:themeColor="background1"/>
                                <w:sz w:val="22"/>
                                <w:szCs w:val="22"/>
                              </w:rPr>
                              <w:t xml:space="preserve"> is exceeded or the end(s) of the network is reached.</w:t>
                            </w:r>
                            <w:r>
                              <w:rPr>
                                <w:rFonts w:asciiTheme="minorHAnsi" w:hAnsiTheme="minorHAnsi" w:cstheme="minorHAnsi"/>
                                <w:b/>
                                <w:color w:val="FFFFFF" w:themeColor="background1"/>
                                <w:sz w:val="22"/>
                                <w:szCs w:val="22"/>
                              </w:rPr>
                              <w:t xml:space="preserve">  </w:t>
                            </w:r>
                          </w:p>
                          <w:p w14:paraId="301C5B90" w14:textId="77777777" w:rsidR="00386FF9" w:rsidRPr="000A743B" w:rsidRDefault="00386FF9" w:rsidP="00C82AFC">
                            <w:pPr>
                              <w:ind w:right="639"/>
                            </w:pPr>
                          </w:p>
                        </w:txbxContent>
                      </wps:txbx>
                      <wps:bodyPr rot="0" vert="horz" wrap="square" lIns="91440" tIns="45720" rIns="91440" bIns="45720" anchor="t" anchorCtr="0" upright="1">
                        <a:noAutofit/>
                      </wps:bodyPr>
                    </wps:wsp>
                  </a:graphicData>
                </a:graphic>
              </wp:inline>
            </w:drawing>
          </mc:Choice>
          <mc:Fallback>
            <w:pict>
              <v:shape w14:anchorId="45F2399F" id="Text Box 465" o:spid="_x0000_s1049" type="#_x0000_t202" style="width:442.2pt;height:12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" fillcolor="#5a5a5a [2109]">
                <v:textbox>
                  <w:txbxContent>
                    <w:p w14:paraId="20127A49" w14:textId="77777777" w:rsidR="00386FF9" w:rsidRDefault="00386FF9" w:rsidP="00C82AFC">
                      <w:pPr>
                        <w:pStyle w:val="BodyText"/>
                        <w:tabs>
                          <w:tab w:val="right" w:leader="dot" w:pos="9781"/>
                          <w:tab w:val="left" w:pos="9923"/>
                        </w:tabs>
                        <w:ind w:left="180" w:right="639"/>
                        <w:rPr>
                          <w:rFonts w:asciiTheme="minorHAnsi" w:hAnsiTheme="minorHAnsi" w:cstheme="minorHAnsi"/>
                          <w:color w:val="FFFFFF" w:themeColor="background1"/>
                          <w:sz w:val="22"/>
                          <w:szCs w:val="22"/>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color w:val="FFFFFF" w:themeColor="background1"/>
                          <w:sz w:val="22"/>
                          <w:szCs w:val="22"/>
                        </w:rPr>
                        <w:t xml:space="preserve">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different from the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found in the General Tab.  </w:t>
                      </w:r>
                    </w:p>
                    <w:p w14:paraId="7FEA0D12" w14:textId="77777777" w:rsidR="00386FF9" w:rsidRDefault="00386FF9" w:rsidP="00C82AFC">
                      <w:pPr>
                        <w:pStyle w:val="BodyText"/>
                        <w:tabs>
                          <w:tab w:val="right" w:leader="dot" w:pos="9781"/>
                          <w:tab w:val="left" w:pos="9923"/>
                        </w:tabs>
                        <w:ind w:left="180" w:right="639"/>
                        <w:rPr>
                          <w:rFonts w:asciiTheme="minorHAnsi" w:hAnsiTheme="minorHAnsi" w:cstheme="minorHAnsi"/>
                          <w:color w:val="FFFFFF" w:themeColor="background1"/>
                          <w:sz w:val="22"/>
                          <w:szCs w:val="22"/>
                        </w:rPr>
                      </w:pPr>
                    </w:p>
                    <w:p w14:paraId="5104617A" w14:textId="77777777" w:rsidR="00386FF9" w:rsidRPr="00626798" w:rsidRDefault="00386FF9" w:rsidP="00C82AFC">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271A2E">
                        <w:rPr>
                          <w:rFonts w:asciiTheme="minorHAnsi" w:hAnsiTheme="minorHAnsi" w:cstheme="minorHAnsi"/>
                          <w:color w:val="FFFFFF" w:themeColor="background1"/>
                          <w:sz w:val="22"/>
                          <w:szCs w:val="22"/>
                        </w:rPr>
                        <w:t xml:space="preserve">An example:  If all six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are checked in the General Tab and 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set to 'Upstream' in the Advanced Tab, the FIPEX </w:t>
                      </w:r>
                      <w:r w:rsidRPr="00271A2E">
                        <w:rPr>
                          <w:rFonts w:asciiTheme="minorHAnsi" w:hAnsiTheme="minorHAnsi" w:cstheme="minorHAnsi"/>
                          <w:b/>
                          <w:i/>
                          <w:color w:val="FFFFFF" w:themeColor="background1"/>
                          <w:sz w:val="22"/>
                          <w:szCs w:val="22"/>
                        </w:rPr>
                        <w:t>Advanced Analysis</w:t>
                      </w:r>
                      <w:r w:rsidRPr="00271A2E">
                        <w:rPr>
                          <w:rFonts w:asciiTheme="minorHAnsi" w:hAnsiTheme="minorHAnsi" w:cstheme="minorHAnsi"/>
                          <w:color w:val="FFFFFF" w:themeColor="background1"/>
                          <w:sz w:val="22"/>
                          <w:szCs w:val="22"/>
                        </w:rPr>
                        <w:t xml:space="preserve"> will perform all six trace types for a given barrier and then proceed to perform all six trace types for the </w:t>
                      </w:r>
                      <w:r w:rsidRPr="00271A2E">
                        <w:rPr>
                          <w:rFonts w:asciiTheme="minorHAnsi" w:hAnsiTheme="minorHAnsi" w:cstheme="minorHAnsi"/>
                          <w:b/>
                          <w:i/>
                          <w:color w:val="FFFFFF" w:themeColor="background1"/>
                          <w:sz w:val="22"/>
                          <w:szCs w:val="22"/>
                        </w:rPr>
                        <w:t>next barrier(s) encountered upstream</w:t>
                      </w:r>
                      <w:r w:rsidRPr="00271A2E">
                        <w:rPr>
                          <w:rFonts w:asciiTheme="minorHAnsi" w:hAnsiTheme="minorHAnsi" w:cstheme="minorHAnsi"/>
                          <w:i/>
                          <w:color w:val="FFFFFF" w:themeColor="background1"/>
                          <w:sz w:val="22"/>
                          <w:szCs w:val="22"/>
                        </w:rPr>
                        <w:t xml:space="preserve">.  </w:t>
                      </w:r>
                      <w:r w:rsidRPr="00271A2E">
                        <w:rPr>
                          <w:rFonts w:asciiTheme="minorHAnsi" w:hAnsiTheme="minorHAnsi" w:cstheme="minorHAnsi"/>
                          <w:color w:val="FFFFFF" w:themeColor="background1"/>
                          <w:sz w:val="22"/>
                          <w:szCs w:val="22"/>
                        </w:rPr>
                        <w:t xml:space="preserve">It will continue to do this until the </w:t>
                      </w:r>
                      <w:r w:rsidRPr="00271A2E">
                        <w:rPr>
                          <w:rFonts w:asciiTheme="minorHAnsi" w:hAnsiTheme="minorHAnsi" w:cstheme="minorHAnsi"/>
                          <w:b/>
                          <w:i/>
                          <w:color w:val="FFFFFF" w:themeColor="background1"/>
                          <w:sz w:val="22"/>
                          <w:szCs w:val="22"/>
                        </w:rPr>
                        <w:t>'Order' of Analysis</w:t>
                      </w:r>
                      <w:r w:rsidRPr="00271A2E">
                        <w:rPr>
                          <w:rFonts w:asciiTheme="minorHAnsi" w:hAnsiTheme="minorHAnsi" w:cstheme="minorHAnsi"/>
                          <w:color w:val="FFFFFF" w:themeColor="background1"/>
                          <w:sz w:val="22"/>
                          <w:szCs w:val="22"/>
                        </w:rPr>
                        <w:t xml:space="preserve"> is exceeded or the end(s) of the network is reached.</w:t>
                      </w:r>
                      <w:r>
                        <w:rPr>
                          <w:rFonts w:asciiTheme="minorHAnsi" w:hAnsiTheme="minorHAnsi" w:cstheme="minorHAnsi"/>
                          <w:b/>
                          <w:color w:val="FFFFFF" w:themeColor="background1"/>
                          <w:sz w:val="22"/>
                          <w:szCs w:val="22"/>
                        </w:rPr>
                        <w:t xml:space="preserve">  </w:t>
                      </w:r>
                    </w:p>
                    <w:p w14:paraId="301C5B90" w14:textId="77777777" w:rsidR="00386FF9" w:rsidRPr="000A743B" w:rsidRDefault="00386FF9" w:rsidP="00C82AFC">
                      <w:pPr>
                        <w:ind w:right="639"/>
                      </w:pPr>
                    </w:p>
                  </w:txbxContent>
                </v:textbox>
                <w10:anchorlock/>
              </v:shape>
            </w:pict>
          </mc:Fallback>
        </mc:AlternateContent>
      </w:r>
    </w:p>
    <w:p w14:paraId="5E45979A" w14:textId="2BF37CB3" w:rsidR="00C82AFC" w:rsidRDefault="00C82AFC" w:rsidP="00631335">
      <w:pPr>
        <w:pStyle w:val="BodyText"/>
        <w:tabs>
          <w:tab w:val="right" w:leader="dot" w:pos="9781"/>
          <w:tab w:val="left" w:pos="9923"/>
        </w:tabs>
        <w:ind w:left="180" w:right="639"/>
        <w:rPr>
          <w:rFonts w:ascii="Calibri" w:hAnsi="Calibri"/>
          <w:sz w:val="24"/>
          <w:szCs w:val="24"/>
        </w:rPr>
      </w:pPr>
    </w:p>
    <w:p w14:paraId="3703BB1D" w14:textId="3DFC44EB" w:rsidR="008E685E" w:rsidRDefault="008E685E" w:rsidP="00631335">
      <w:pPr>
        <w:pStyle w:val="BodyText"/>
        <w:tabs>
          <w:tab w:val="right" w:leader="dot" w:pos="9781"/>
          <w:tab w:val="left" w:pos="9923"/>
        </w:tabs>
        <w:ind w:left="180" w:right="639"/>
        <w:rPr>
          <w:rFonts w:ascii="Calibri" w:hAnsi="Calibri"/>
          <w:sz w:val="24"/>
          <w:szCs w:val="24"/>
        </w:rPr>
      </w:pPr>
      <w:r>
        <w:rPr>
          <w:rFonts w:ascii="Calibri" w:hAnsi="Calibri"/>
          <w:noProof/>
        </w:rPr>
        <w:lastRenderedPageBreak/>
        <w:drawing>
          <wp:inline distT="0" distB="0" distL="0" distR="0" wp14:anchorId="2B58CB29" wp14:editId="0876B98B">
            <wp:extent cx="4330923" cy="3968954"/>
            <wp:effectExtent l="0" t="0" r="0" b="0"/>
            <wp:docPr id="118" name="Picture 1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330923" cy="3968954"/>
                    </a:xfrm>
                    <a:prstGeom prst="rect">
                      <a:avLst/>
                    </a:prstGeom>
                  </pic:spPr>
                </pic:pic>
              </a:graphicData>
            </a:graphic>
          </wp:inline>
        </w:drawing>
      </w:r>
    </w:p>
    <w:p w14:paraId="11ECBC86" w14:textId="77777777" w:rsidR="008E685E" w:rsidRDefault="008E685E" w:rsidP="00631335">
      <w:pPr>
        <w:pStyle w:val="BodyText"/>
        <w:tabs>
          <w:tab w:val="right" w:leader="dot" w:pos="9781"/>
          <w:tab w:val="left" w:pos="9923"/>
        </w:tabs>
        <w:ind w:left="180" w:right="639"/>
        <w:rPr>
          <w:rFonts w:ascii="Calibri" w:hAnsi="Calibri"/>
          <w:sz w:val="24"/>
          <w:szCs w:val="24"/>
        </w:rPr>
      </w:pPr>
    </w:p>
    <w:p w14:paraId="2ED5C4F7" w14:textId="77777777" w:rsidR="00271A2E" w:rsidRDefault="0062679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271A2E">
        <w:rPr>
          <w:rFonts w:ascii="Calibri" w:hAnsi="Calibri"/>
          <w:b/>
          <w:i/>
          <w:sz w:val="24"/>
          <w:szCs w:val="24"/>
        </w:rPr>
        <w:t>Table Output</w:t>
      </w:r>
      <w:r w:rsidR="00DA0A3F">
        <w:rPr>
          <w:rFonts w:ascii="Calibri" w:hAnsi="Calibri"/>
          <w:sz w:val="24"/>
          <w:szCs w:val="24"/>
        </w:rPr>
        <w:t xml:space="preserve"> section </w:t>
      </w:r>
      <w:r w:rsidR="00271A2E">
        <w:rPr>
          <w:rFonts w:ascii="Calibri" w:hAnsi="Calibri"/>
          <w:sz w:val="24"/>
          <w:szCs w:val="24"/>
        </w:rPr>
        <w:t>sets parameters for</w:t>
      </w:r>
      <w:r w:rsidR="00DA0A3F">
        <w:rPr>
          <w:rFonts w:ascii="Calibri" w:hAnsi="Calibri"/>
          <w:sz w:val="24"/>
          <w:szCs w:val="24"/>
        </w:rPr>
        <w:t xml:space="preserve"> the output from FIPEX </w:t>
      </w:r>
      <w:r w:rsidR="00DA0A3F" w:rsidRPr="00271A2E">
        <w:rPr>
          <w:rFonts w:ascii="Calibri" w:hAnsi="Calibri"/>
          <w:i/>
          <w:sz w:val="24"/>
          <w:szCs w:val="24"/>
        </w:rPr>
        <w:t>Advanced Analysis</w:t>
      </w:r>
      <w:r w:rsidR="00DA0A3F">
        <w:rPr>
          <w:rFonts w:ascii="Calibri" w:hAnsi="Calibri"/>
          <w:sz w:val="24"/>
          <w:szCs w:val="24"/>
        </w:rPr>
        <w:t xml:space="preserve"> to non-spatial geodatabase tables.  </w:t>
      </w:r>
    </w:p>
    <w:p w14:paraId="59F1FF49" w14:textId="77777777" w:rsidR="00271A2E" w:rsidRDefault="00271A2E"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Output to Geodatabase DBF Tables</w:t>
      </w:r>
      <w:r>
        <w:rPr>
          <w:rFonts w:ascii="Calibri" w:hAnsi="Calibri"/>
          <w:sz w:val="24"/>
          <w:szCs w:val="24"/>
        </w:rPr>
        <w:t xml:space="preserve"> checkbox: Determines whether these tables will be generated.  </w:t>
      </w:r>
    </w:p>
    <w:p w14:paraId="33DB7F44" w14:textId="77777777" w:rsidR="00271A2E" w:rsidRDefault="00DA0A3F"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'Browse for GDB'</w:t>
      </w:r>
      <w:r>
        <w:rPr>
          <w:rFonts w:ascii="Calibri" w:hAnsi="Calibri"/>
          <w:sz w:val="24"/>
          <w:szCs w:val="24"/>
        </w:rPr>
        <w:t xml:space="preserve"> button</w:t>
      </w:r>
      <w:r w:rsidR="00271A2E">
        <w:rPr>
          <w:rFonts w:ascii="Calibri" w:hAnsi="Calibri"/>
          <w:sz w:val="24"/>
          <w:szCs w:val="24"/>
        </w:rPr>
        <w:t>: P</w:t>
      </w:r>
      <w:r>
        <w:rPr>
          <w:rFonts w:ascii="Calibri" w:hAnsi="Calibri"/>
          <w:sz w:val="24"/>
          <w:szCs w:val="24"/>
        </w:rPr>
        <w:t xml:space="preserve">rovides a pop-up window to select the output geodatabase.  </w:t>
      </w:r>
      <w:r w:rsidRPr="00271A2E">
        <w:rPr>
          <w:rFonts w:ascii="Calibri" w:hAnsi="Calibri"/>
          <w:b/>
          <w:i/>
          <w:sz w:val="24"/>
          <w:szCs w:val="24"/>
        </w:rPr>
        <w:t>'Tables Prefix'</w:t>
      </w:r>
      <w:r w:rsidR="00271A2E">
        <w:rPr>
          <w:rFonts w:ascii="Calibri" w:hAnsi="Calibri"/>
          <w:sz w:val="24"/>
          <w:szCs w:val="24"/>
        </w:rPr>
        <w:t xml:space="preserve">: </w:t>
      </w:r>
      <w:r>
        <w:rPr>
          <w:rFonts w:ascii="Calibri" w:hAnsi="Calibri"/>
          <w:sz w:val="24"/>
          <w:szCs w:val="24"/>
        </w:rPr>
        <w:t>the user-determin</w:t>
      </w:r>
      <w:r w:rsidR="00271A2E">
        <w:rPr>
          <w:rFonts w:ascii="Calibri" w:hAnsi="Calibri"/>
          <w:sz w:val="24"/>
          <w:szCs w:val="24"/>
        </w:rPr>
        <w:t>ed prefix for the output table names</w:t>
      </w:r>
      <w:r>
        <w:rPr>
          <w:rFonts w:ascii="Calibri" w:hAnsi="Calibri"/>
          <w:sz w:val="24"/>
          <w:szCs w:val="24"/>
        </w:rPr>
        <w:t xml:space="preserve">.  </w:t>
      </w:r>
    </w:p>
    <w:p w14:paraId="06AE3530" w14:textId="77777777" w:rsidR="00271A2E" w:rsidRDefault="00DA0A3F"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Include Barrier Permeability Field</w:t>
      </w:r>
      <w:r w:rsidR="00271A2E">
        <w:rPr>
          <w:rFonts w:ascii="Calibri" w:hAnsi="Calibri"/>
          <w:sz w:val="24"/>
          <w:szCs w:val="24"/>
        </w:rPr>
        <w:t xml:space="preserve">: </w:t>
      </w:r>
      <w:r>
        <w:rPr>
          <w:rFonts w:ascii="Calibri" w:hAnsi="Calibri"/>
          <w:sz w:val="24"/>
          <w:szCs w:val="24"/>
        </w:rPr>
        <w:t xml:space="preserve">determines whether output tables will include the barrier permeability which must be specified in the Barriers Tab.    </w:t>
      </w:r>
    </w:p>
    <w:p w14:paraId="643B31FA" w14:textId="77777777" w:rsidR="00271A2E" w:rsidRDefault="00271A2E"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Include Natural T/F Field</w:t>
      </w:r>
      <w:r>
        <w:rPr>
          <w:rFonts w:ascii="Calibri" w:hAnsi="Calibri"/>
          <w:sz w:val="24"/>
          <w:szCs w:val="24"/>
        </w:rPr>
        <w:t xml:space="preserve">: determines whether this parameter will be included in the output tables.  </w:t>
      </w:r>
    </w:p>
    <w:p w14:paraId="4DF91EDC" w14:textId="77777777" w:rsidR="00626798" w:rsidRDefault="00271A2E"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Include Connectivity Table</w:t>
      </w:r>
      <w:r>
        <w:rPr>
          <w:rFonts w:ascii="Calibri" w:hAnsi="Calibri"/>
          <w:sz w:val="24"/>
          <w:szCs w:val="24"/>
        </w:rPr>
        <w:t xml:space="preserve">: determines whether a table containing the connectivity of barriers on the network will be generated.  </w:t>
      </w:r>
    </w:p>
    <w:p w14:paraId="6921ABFF" w14:textId="0A063AD7" w:rsidR="00626798" w:rsidRDefault="00A6703E"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rPr>
        <w:lastRenderedPageBreak/>
        <mc:AlternateContent>
          <mc:Choice Requires="wps">
            <w:drawing>
              <wp:inline distT="0" distB="0" distL="0" distR="0" wp14:anchorId="31FDA1E0" wp14:editId="65646CA7">
                <wp:extent cx="5615940" cy="1656715"/>
                <wp:effectExtent l="5080" t="5080" r="8255" b="5080"/>
                <wp:docPr id="56" name="Text Box 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656715"/>
                        </a:xfrm>
                        <a:prstGeom prst="rect">
                          <a:avLst/>
                        </a:prstGeom>
                        <a:solidFill>
                          <a:schemeClr val="tx1">
                            <a:lumMod val="65000"/>
                            <a:lumOff val="35000"/>
                          </a:schemeClr>
                        </a:solidFill>
                        <a:ln w="9525">
                          <a:solidFill>
                            <a:srgbClr val="000000"/>
                          </a:solidFill>
                          <a:miter lim="800000"/>
                          <a:headEnd/>
                          <a:tailEnd/>
                        </a:ln>
                      </wps:spPr>
                      <wps:txbx>
                        <w:txbxContent>
                          <w:p w14:paraId="2DBFAE51"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sidRPr="00271A2E">
                              <w:rPr>
                                <w:rFonts w:ascii="Calibri" w:hAnsi="Calibri"/>
                                <w:color w:val="FFFFFF" w:themeColor="background1"/>
                                <w:sz w:val="24"/>
                                <w:szCs w:val="24"/>
                              </w:rPr>
                              <w:t xml:space="preserve">Barrier </w:t>
                            </w:r>
                            <w:r w:rsidRPr="00271A2E">
                              <w:rPr>
                                <w:rFonts w:ascii="Calibri" w:hAnsi="Calibri"/>
                                <w:b/>
                                <w:i/>
                                <w:color w:val="FFFFFF" w:themeColor="background1"/>
                                <w:sz w:val="24"/>
                                <w:szCs w:val="24"/>
                              </w:rPr>
                              <w:t>permeability</w:t>
                            </w:r>
                            <w:r w:rsidRPr="00271A2E">
                              <w:rPr>
                                <w:rFonts w:ascii="Calibri" w:hAnsi="Calibri"/>
                                <w:color w:val="FFFFFF" w:themeColor="background1"/>
                                <w:sz w:val="24"/>
                                <w:szCs w:val="24"/>
                              </w:rPr>
                              <w:t xml:space="preserve"> refers to the degree of impairment a barrier presents to fish passage or longitudinal connectivity of the river system.  It is used in various analyses as a 'weight' to help assess the relative impacts of barriers.  </w:t>
                            </w:r>
                          </w:p>
                          <w:p w14:paraId="2D8F15AB"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p>
                          <w:p w14:paraId="653F1C75"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271A2E">
                              <w:rPr>
                                <w:rFonts w:ascii="Calibri" w:hAnsi="Calibri"/>
                                <w:color w:val="FFFFFF" w:themeColor="background1"/>
                                <w:sz w:val="24"/>
                                <w:szCs w:val="24"/>
                              </w:rPr>
                              <w:t xml:space="preserve">The </w:t>
                            </w:r>
                            <w:r w:rsidRPr="00271A2E">
                              <w:rPr>
                                <w:rFonts w:ascii="Calibri" w:hAnsi="Calibri"/>
                                <w:b/>
                                <w:i/>
                                <w:color w:val="FFFFFF" w:themeColor="background1"/>
                                <w:sz w:val="24"/>
                                <w:szCs w:val="24"/>
                              </w:rPr>
                              <w:t>Natural T/F</w:t>
                            </w:r>
                            <w:r w:rsidRPr="00271A2E">
                              <w:rPr>
                                <w:rFonts w:ascii="Calibri" w:hAnsi="Calibri"/>
                                <w:color w:val="FFFFFF" w:themeColor="background1"/>
                                <w:sz w:val="24"/>
                                <w:szCs w:val="24"/>
                              </w:rPr>
                              <w:t xml:space="preserve"> field is a boolean (i.e. true/false) field that specifies whether a barrier is naturally occurring (as opposed to anthropocentric).  Some analyses exclude these types of barriers.  </w:t>
                            </w:r>
                          </w:p>
                          <w:p w14:paraId="41339E74" w14:textId="77777777" w:rsidR="00386FF9" w:rsidRPr="00626798" w:rsidRDefault="00386FF9" w:rsidP="00271A2E">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74529BD5" w14:textId="77777777" w:rsidR="00386FF9" w:rsidRPr="000A743B" w:rsidRDefault="00386FF9" w:rsidP="00271A2E">
                            <w:pPr>
                              <w:ind w:right="639"/>
                            </w:pPr>
                          </w:p>
                        </w:txbxContent>
                      </wps:txbx>
                      <wps:bodyPr rot="0" vert="horz" wrap="square" lIns="91440" tIns="45720" rIns="91440" bIns="45720" anchor="t" anchorCtr="0" upright="1">
                        <a:noAutofit/>
                      </wps:bodyPr>
                    </wps:wsp>
                  </a:graphicData>
                </a:graphic>
              </wp:inline>
            </w:drawing>
          </mc:Choice>
          <mc:Fallback>
            <w:pict>
              <v:shape w14:anchorId="31FDA1E0" id="Text Box 464" o:spid="_x0000_s1050" type="#_x0000_t202" style="width:442.2pt;height:13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" fillcolor="#5a5a5a [2109]">
                <v:textbox>
                  <w:txbxContent>
                    <w:p w14:paraId="2DBFAE51"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sidRPr="00271A2E">
                        <w:rPr>
                          <w:rFonts w:ascii="Calibri" w:hAnsi="Calibri"/>
                          <w:color w:val="FFFFFF" w:themeColor="background1"/>
                          <w:sz w:val="24"/>
                          <w:szCs w:val="24"/>
                        </w:rPr>
                        <w:t xml:space="preserve">Barrier </w:t>
                      </w:r>
                      <w:r w:rsidRPr="00271A2E">
                        <w:rPr>
                          <w:rFonts w:ascii="Calibri" w:hAnsi="Calibri"/>
                          <w:b/>
                          <w:i/>
                          <w:color w:val="FFFFFF" w:themeColor="background1"/>
                          <w:sz w:val="24"/>
                          <w:szCs w:val="24"/>
                        </w:rPr>
                        <w:t>permeability</w:t>
                      </w:r>
                      <w:r w:rsidRPr="00271A2E">
                        <w:rPr>
                          <w:rFonts w:ascii="Calibri" w:hAnsi="Calibri"/>
                          <w:color w:val="FFFFFF" w:themeColor="background1"/>
                          <w:sz w:val="24"/>
                          <w:szCs w:val="24"/>
                        </w:rPr>
                        <w:t xml:space="preserve"> refers to the degree of impairment a barrier presents to fish passage or longitudinal connectivity of the river system.  It is used in various analyses as a 'weight' to help assess the relative impacts of barriers.  </w:t>
                      </w:r>
                    </w:p>
                    <w:p w14:paraId="2D8F15AB"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p>
                    <w:p w14:paraId="653F1C75"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271A2E">
                        <w:rPr>
                          <w:rFonts w:ascii="Calibri" w:hAnsi="Calibri"/>
                          <w:color w:val="FFFFFF" w:themeColor="background1"/>
                          <w:sz w:val="24"/>
                          <w:szCs w:val="24"/>
                        </w:rPr>
                        <w:t xml:space="preserve">The </w:t>
                      </w:r>
                      <w:r w:rsidRPr="00271A2E">
                        <w:rPr>
                          <w:rFonts w:ascii="Calibri" w:hAnsi="Calibri"/>
                          <w:b/>
                          <w:i/>
                          <w:color w:val="FFFFFF" w:themeColor="background1"/>
                          <w:sz w:val="24"/>
                          <w:szCs w:val="24"/>
                        </w:rPr>
                        <w:t>Natural T/F</w:t>
                      </w:r>
                      <w:r w:rsidRPr="00271A2E">
                        <w:rPr>
                          <w:rFonts w:ascii="Calibri" w:hAnsi="Calibri"/>
                          <w:color w:val="FFFFFF" w:themeColor="background1"/>
                          <w:sz w:val="24"/>
                          <w:szCs w:val="24"/>
                        </w:rPr>
                        <w:t xml:space="preserve"> field is a </w:t>
                      </w:r>
                      <w:proofErr w:type="spellStart"/>
                      <w:r w:rsidRPr="00271A2E">
                        <w:rPr>
                          <w:rFonts w:ascii="Calibri" w:hAnsi="Calibri"/>
                          <w:color w:val="FFFFFF" w:themeColor="background1"/>
                          <w:sz w:val="24"/>
                          <w:szCs w:val="24"/>
                        </w:rPr>
                        <w:t>boolean</w:t>
                      </w:r>
                      <w:proofErr w:type="spellEnd"/>
                      <w:r w:rsidRPr="00271A2E">
                        <w:rPr>
                          <w:rFonts w:ascii="Calibri" w:hAnsi="Calibri"/>
                          <w:color w:val="FFFFFF" w:themeColor="background1"/>
                          <w:sz w:val="24"/>
                          <w:szCs w:val="24"/>
                        </w:rPr>
                        <w:t xml:space="preserve"> (i.e. true/false) field that specifies whether a barrier is naturally occurring (as opposed to anthropocentric).  Some analyses exclude these types of barriers.  </w:t>
                      </w:r>
                    </w:p>
                    <w:p w14:paraId="41339E74" w14:textId="77777777" w:rsidR="00386FF9" w:rsidRPr="00626798" w:rsidRDefault="00386FF9" w:rsidP="00271A2E">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74529BD5" w14:textId="77777777" w:rsidR="00386FF9" w:rsidRPr="000A743B" w:rsidRDefault="00386FF9" w:rsidP="00271A2E">
                      <w:pPr>
                        <w:ind w:right="639"/>
                      </w:pPr>
                    </w:p>
                  </w:txbxContent>
                </v:textbox>
                <w10:anchorlock/>
              </v:shape>
            </w:pict>
          </mc:Fallback>
        </mc:AlternateContent>
      </w:r>
    </w:p>
    <w:p w14:paraId="2C0C08E6" w14:textId="6C291D5A" w:rsidR="008E685E" w:rsidRDefault="008E685E" w:rsidP="00631335">
      <w:pPr>
        <w:pStyle w:val="BodyText"/>
        <w:tabs>
          <w:tab w:val="right" w:leader="dot" w:pos="9781"/>
          <w:tab w:val="left" w:pos="9923"/>
        </w:tabs>
        <w:ind w:left="180" w:right="639"/>
        <w:rPr>
          <w:rFonts w:ascii="Calibri" w:hAnsi="Calibri"/>
          <w:sz w:val="24"/>
          <w:szCs w:val="24"/>
        </w:rPr>
      </w:pPr>
    </w:p>
    <w:p w14:paraId="0057E622" w14:textId="47245123" w:rsidR="008E685E" w:rsidRDefault="008E685E" w:rsidP="00631335">
      <w:pPr>
        <w:pStyle w:val="BodyText"/>
        <w:tabs>
          <w:tab w:val="right" w:leader="dot" w:pos="9781"/>
          <w:tab w:val="left" w:pos="9923"/>
        </w:tabs>
        <w:ind w:left="180" w:right="639"/>
        <w:rPr>
          <w:rFonts w:ascii="Calibri" w:hAnsi="Calibri"/>
          <w:sz w:val="24"/>
          <w:szCs w:val="24"/>
        </w:rPr>
      </w:pPr>
      <w:r>
        <w:rPr>
          <w:rFonts w:ascii="Calibri" w:hAnsi="Calibri"/>
          <w:noProof/>
        </w:rPr>
        <w:drawing>
          <wp:inline distT="0" distB="0" distL="0" distR="0" wp14:anchorId="57497AB1" wp14:editId="38F4AB66">
            <wp:extent cx="4330923" cy="3962604"/>
            <wp:effectExtent l="0" t="0" r="0" b="0"/>
            <wp:docPr id="119" name="Picture 1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330923" cy="3962604"/>
                    </a:xfrm>
                    <a:prstGeom prst="rect">
                      <a:avLst/>
                    </a:prstGeom>
                  </pic:spPr>
                </pic:pic>
              </a:graphicData>
            </a:graphic>
          </wp:inline>
        </w:drawing>
      </w:r>
    </w:p>
    <w:p w14:paraId="4BD039D1"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0E46DB26" w14:textId="4F030E9D" w:rsidR="00C82AFC" w:rsidRDefault="00271A2E"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FF5D38">
        <w:rPr>
          <w:rFonts w:ascii="Calibri" w:hAnsi="Calibri"/>
          <w:b/>
          <w:i/>
          <w:sz w:val="24"/>
          <w:szCs w:val="24"/>
        </w:rPr>
        <w:t>DCI Calculation Section</w:t>
      </w:r>
      <w:r>
        <w:rPr>
          <w:rFonts w:ascii="Calibri" w:hAnsi="Calibri"/>
          <w:sz w:val="24"/>
          <w:szCs w:val="24"/>
        </w:rPr>
        <w:t xml:space="preserve"> </w:t>
      </w:r>
      <w:r w:rsidR="004C32A9">
        <w:rPr>
          <w:rFonts w:ascii="Calibri" w:hAnsi="Calibri"/>
          <w:sz w:val="24"/>
          <w:szCs w:val="24"/>
        </w:rPr>
        <w:t>determines whether the Dendritic Connectivity Index (</w:t>
      </w:r>
      <w:r w:rsidR="00FF5D38">
        <w:rPr>
          <w:rFonts w:ascii="Calibri" w:hAnsi="Calibri"/>
          <w:sz w:val="24"/>
          <w:szCs w:val="24"/>
        </w:rPr>
        <w:t xml:space="preserve">DCI; </w:t>
      </w:r>
      <w:r w:rsidR="004C32A9">
        <w:rPr>
          <w:rFonts w:ascii="Calibri" w:hAnsi="Calibri"/>
          <w:sz w:val="24"/>
          <w:szCs w:val="24"/>
        </w:rPr>
        <w:t xml:space="preserve">Cote et al., 2009) will be calculated and output.  </w:t>
      </w:r>
      <w:r w:rsidR="00FF5D38">
        <w:rPr>
          <w:rFonts w:ascii="Calibri" w:hAnsi="Calibri"/>
          <w:sz w:val="24"/>
          <w:szCs w:val="24"/>
        </w:rPr>
        <w:t xml:space="preserve">The R Statistical Software (See </w:t>
      </w:r>
      <w:r w:rsidR="0023278A">
        <w:fldChar w:fldCharType="begin"/>
      </w:r>
      <w:r w:rsidR="0023278A">
        <w:instrText xml:space="preserve"> REF _Ref343121082 \h  \* MERGEFORMAT </w:instrText>
      </w:r>
      <w:r w:rsidR="0023278A">
        <w:fldChar w:fldCharType="separate"/>
      </w:r>
      <w:ins w:id="76" w:author="goldford@student.ubc.ca" w:date="2022-08-18T13:57:00Z">
        <w:r w:rsidR="00DE7F1A" w:rsidRPr="00DE7F1A">
          <w:rPr>
            <w:b/>
          </w:rPr>
          <w:t>Installing the R Statistical software for Windows</w:t>
        </w:r>
      </w:ins>
      <w:r w:rsidR="0023278A">
        <w:fldChar w:fldCharType="end"/>
      </w:r>
      <w:r w:rsidR="00FF5D38" w:rsidRPr="00FF5D38">
        <w:rPr>
          <w:rFonts w:ascii="Calibri" w:hAnsi="Calibri"/>
          <w:b/>
          <w:sz w:val="24"/>
          <w:szCs w:val="24"/>
        </w:rPr>
        <w:t>)</w:t>
      </w:r>
      <w:r w:rsidR="00FF5D38">
        <w:rPr>
          <w:rFonts w:ascii="Calibri" w:hAnsi="Calibri"/>
          <w:sz w:val="24"/>
          <w:szCs w:val="24"/>
        </w:rPr>
        <w:t xml:space="preserve"> must be installed on the computer in order to calculate the DCI.  The three checkboxes in the above section (for Barrier Permeability, Natural T/F Field, and Connectivity table) must also be checked to enable this section.  </w:t>
      </w:r>
    </w:p>
    <w:p w14:paraId="4F51FA93" w14:textId="77777777" w:rsidR="00FF5D38" w:rsidRDefault="00FF5D38" w:rsidP="00631335">
      <w:pPr>
        <w:pStyle w:val="BodyText"/>
        <w:tabs>
          <w:tab w:val="right" w:leader="dot" w:pos="9781"/>
          <w:tab w:val="left" w:pos="9923"/>
        </w:tabs>
        <w:ind w:left="180" w:right="639"/>
        <w:rPr>
          <w:rFonts w:ascii="Calibri" w:hAnsi="Calibri"/>
          <w:sz w:val="24"/>
          <w:szCs w:val="24"/>
        </w:rPr>
      </w:pPr>
    </w:p>
    <w:p w14:paraId="1706B4F8" w14:textId="18855E25"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In brief, the DCId and DCIp are measures of the longitudinal connectivity of the system.  The DCI Segmental is a measure of the relative connectivity of segments within the system.  The statistics are provided as an index from 0 - 1</w:t>
      </w:r>
      <w:r w:rsidR="006775D4">
        <w:rPr>
          <w:rFonts w:ascii="Calibri" w:hAnsi="Calibri"/>
          <w:sz w:val="24"/>
          <w:szCs w:val="24"/>
        </w:rPr>
        <w:t>00</w:t>
      </w:r>
      <w:r>
        <w:rPr>
          <w:rFonts w:ascii="Calibri" w:hAnsi="Calibri"/>
          <w:sz w:val="24"/>
          <w:szCs w:val="24"/>
        </w:rPr>
        <w:t xml:space="preserve"> with 1</w:t>
      </w:r>
      <w:r w:rsidR="006775D4">
        <w:rPr>
          <w:rFonts w:ascii="Calibri" w:hAnsi="Calibri"/>
          <w:sz w:val="24"/>
          <w:szCs w:val="24"/>
        </w:rPr>
        <w:t>00</w:t>
      </w:r>
      <w:r>
        <w:rPr>
          <w:rFonts w:ascii="Calibri" w:hAnsi="Calibri"/>
          <w:sz w:val="24"/>
          <w:szCs w:val="24"/>
        </w:rPr>
        <w:t xml:space="preserve"> being 100% connected.  For a</w:t>
      </w:r>
      <w:r w:rsidR="006775D4">
        <w:rPr>
          <w:rFonts w:ascii="Calibri" w:hAnsi="Calibri"/>
          <w:sz w:val="24"/>
          <w:szCs w:val="24"/>
        </w:rPr>
        <w:t>n explanation and</w:t>
      </w:r>
      <w:r>
        <w:rPr>
          <w:rFonts w:ascii="Calibri" w:hAnsi="Calibri"/>
          <w:sz w:val="24"/>
          <w:szCs w:val="24"/>
        </w:rPr>
        <w:t xml:space="preserve"> </w:t>
      </w:r>
      <w:r w:rsidR="006775D4">
        <w:rPr>
          <w:rFonts w:ascii="Calibri" w:hAnsi="Calibri"/>
          <w:sz w:val="24"/>
          <w:szCs w:val="24"/>
        </w:rPr>
        <w:t>walkthrough</w:t>
      </w:r>
      <w:r>
        <w:rPr>
          <w:rFonts w:ascii="Calibri" w:hAnsi="Calibri"/>
          <w:sz w:val="24"/>
          <w:szCs w:val="24"/>
        </w:rPr>
        <w:t xml:space="preserve"> see</w:t>
      </w:r>
      <w:r w:rsidR="006775D4">
        <w:rPr>
          <w:rFonts w:ascii="Calibri" w:hAnsi="Calibri"/>
          <w:sz w:val="24"/>
          <w:szCs w:val="24"/>
        </w:rPr>
        <w:t xml:space="preserve"> </w:t>
      </w:r>
      <w:r w:rsidR="006758DF">
        <w:rPr>
          <w:rFonts w:ascii="Calibri" w:hAnsi="Calibri"/>
          <w:sz w:val="24"/>
          <w:szCs w:val="24"/>
        </w:rPr>
        <w:fldChar w:fldCharType="begin"/>
      </w:r>
      <w:r w:rsidR="006775D4">
        <w:rPr>
          <w:rFonts w:ascii="Calibri" w:hAnsi="Calibri"/>
          <w:sz w:val="24"/>
          <w:szCs w:val="24"/>
        </w:rPr>
        <w:instrText xml:space="preserve"> REF _Ref343864963 \h </w:instrText>
      </w:r>
      <w:r w:rsidR="006758DF">
        <w:rPr>
          <w:rFonts w:ascii="Calibri" w:hAnsi="Calibri"/>
          <w:sz w:val="24"/>
          <w:szCs w:val="24"/>
        </w:rPr>
      </w:r>
      <w:r w:rsidR="006758DF">
        <w:rPr>
          <w:rFonts w:ascii="Calibri" w:hAnsi="Calibri"/>
          <w:sz w:val="24"/>
          <w:szCs w:val="24"/>
        </w:rPr>
        <w:fldChar w:fldCharType="separate"/>
      </w:r>
      <w:ins w:id="77" w:author="goldford@student.ubc.ca" w:date="2022-08-18T13:57:00Z">
        <w:r w:rsidR="00DE7F1A">
          <w:t>9. A DCI Calculation Walkthrough</w:t>
        </w:r>
      </w:ins>
      <w:r w:rsidR="006758DF">
        <w:rPr>
          <w:rFonts w:ascii="Calibri" w:hAnsi="Calibri"/>
          <w:sz w:val="24"/>
          <w:szCs w:val="24"/>
        </w:rPr>
        <w:fldChar w:fldCharType="end"/>
      </w:r>
      <w:r w:rsidR="006775D4">
        <w:rPr>
          <w:rFonts w:ascii="Calibri" w:hAnsi="Calibri"/>
          <w:sz w:val="24"/>
          <w:szCs w:val="24"/>
        </w:rPr>
        <w:t>.</w:t>
      </w:r>
    </w:p>
    <w:p w14:paraId="77594038"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3601920A" w14:textId="3B3C5122"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E6A84">
        <w:rPr>
          <w:rFonts w:ascii="Calibri" w:hAnsi="Calibri"/>
          <w:b/>
          <w:i/>
          <w:sz w:val="24"/>
          <w:szCs w:val="24"/>
        </w:rPr>
        <w:t>R Installation Directory</w:t>
      </w:r>
      <w:r>
        <w:rPr>
          <w:rFonts w:ascii="Calibri" w:hAnsi="Calibri"/>
          <w:sz w:val="24"/>
          <w:szCs w:val="24"/>
        </w:rPr>
        <w:t xml:space="preserve"> button sets the location of the R program on the local system.  As is specified in the </w:t>
      </w:r>
      <w:r w:rsidR="0023278A">
        <w:fldChar w:fldCharType="begin"/>
      </w:r>
      <w:r w:rsidR="0023278A">
        <w:instrText xml:space="preserve"> REF _Ref343121082 \h  \* MERGEFORMAT </w:instrText>
      </w:r>
      <w:r w:rsidR="0023278A">
        <w:fldChar w:fldCharType="separate"/>
      </w:r>
      <w:ins w:id="78" w:author="goldford@student.ubc.ca" w:date="2022-08-18T13:57:00Z">
        <w:r w:rsidR="00DE7F1A" w:rsidRPr="00DE7F1A">
          <w:rPr>
            <w:b/>
          </w:rPr>
          <w:t>Installing the R Statistical software for Windows</w:t>
        </w:r>
      </w:ins>
      <w:r w:rsidR="0023278A">
        <w:fldChar w:fldCharType="end"/>
      </w:r>
      <w:r>
        <w:rPr>
          <w:rFonts w:ascii="Calibri" w:hAnsi="Calibri"/>
          <w:sz w:val="24"/>
          <w:szCs w:val="24"/>
        </w:rPr>
        <w:t xml:space="preserve"> Section the current version used for DCI Calculation is R 2.11.1.  The button provides a pop-up window to navigate to the R installation directory.  Select this directory.  </w:t>
      </w:r>
    </w:p>
    <w:p w14:paraId="754C6079" w14:textId="77777777" w:rsidR="00FF5D38" w:rsidRDefault="00FF5D38" w:rsidP="00631335">
      <w:pPr>
        <w:pStyle w:val="BodyText"/>
        <w:tabs>
          <w:tab w:val="right" w:leader="dot" w:pos="9781"/>
          <w:tab w:val="left" w:pos="9923"/>
        </w:tabs>
        <w:ind w:left="180" w:right="639"/>
        <w:rPr>
          <w:rFonts w:ascii="Calibri" w:hAnsi="Calibri"/>
          <w:sz w:val="24"/>
          <w:szCs w:val="24"/>
        </w:rPr>
      </w:pPr>
    </w:p>
    <w:p w14:paraId="0E1DEFCE" w14:textId="36088660" w:rsidR="00FF5D38" w:rsidRDefault="00A6703E"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79B2873E" wp14:editId="66F09171">
                <wp:extent cx="5615940" cy="493395"/>
                <wp:effectExtent l="5080" t="5715" r="8255" b="5715"/>
                <wp:docPr id="55" name="Text Box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493395"/>
                        </a:xfrm>
                        <a:prstGeom prst="rect">
                          <a:avLst/>
                        </a:prstGeom>
                        <a:solidFill>
                          <a:schemeClr val="tx1">
                            <a:lumMod val="65000"/>
                            <a:lumOff val="35000"/>
                          </a:schemeClr>
                        </a:solidFill>
                        <a:ln w="9525">
                          <a:solidFill>
                            <a:srgbClr val="000000"/>
                          </a:solidFill>
                          <a:miter lim="800000"/>
                          <a:headEnd/>
                          <a:tailEnd/>
                        </a:ln>
                      </wps:spPr>
                      <wps:txbx>
                        <w:txbxContent>
                          <w:p w14:paraId="1B031EEB" w14:textId="77777777" w:rsidR="00386FF9" w:rsidRPr="00271A2E" w:rsidRDefault="00386FF9" w:rsidP="00FF5D38">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FIPEX looks for the DCI Program rterm.exe in the /bin directory of the R Installation directory you provide.</w:t>
                            </w:r>
                          </w:p>
                          <w:p w14:paraId="61C5CCE0" w14:textId="77777777" w:rsidR="00386FF9" w:rsidRPr="00626798" w:rsidRDefault="00386FF9" w:rsidP="00FF5D38">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7C518D5B" w14:textId="77777777" w:rsidR="00386FF9" w:rsidRPr="000A743B" w:rsidRDefault="00386FF9" w:rsidP="00FF5D38">
                            <w:pPr>
                              <w:ind w:right="639"/>
                            </w:pPr>
                          </w:p>
                        </w:txbxContent>
                      </wps:txbx>
                      <wps:bodyPr rot="0" vert="horz" wrap="square" lIns="91440" tIns="45720" rIns="91440" bIns="45720" anchor="t" anchorCtr="0" upright="1">
                        <a:noAutofit/>
                      </wps:bodyPr>
                    </wps:wsp>
                  </a:graphicData>
                </a:graphic>
              </wp:inline>
            </w:drawing>
          </mc:Choice>
          <mc:Fallback>
            <w:pict>
              <v:shape w14:anchorId="79B2873E" id="Text Box 463" o:spid="_x0000_s1051" type="#_x0000_t202" style="width:442.2pt;height:3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" fillcolor="#5a5a5a [2109]">
                <v:textbox>
                  <w:txbxContent>
                    <w:p w14:paraId="1B031EEB" w14:textId="77777777" w:rsidR="00386FF9" w:rsidRPr="00271A2E" w:rsidRDefault="00386FF9" w:rsidP="00FF5D38">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FIPEX looks for the DCI Program rterm.exe in the /bin directory of the R Installation directory you provide.</w:t>
                      </w:r>
                    </w:p>
                    <w:p w14:paraId="61C5CCE0" w14:textId="77777777" w:rsidR="00386FF9" w:rsidRPr="00626798" w:rsidRDefault="00386FF9" w:rsidP="00FF5D38">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7C518D5B" w14:textId="77777777" w:rsidR="00386FF9" w:rsidRPr="000A743B" w:rsidRDefault="00386FF9" w:rsidP="00FF5D38">
                      <w:pPr>
                        <w:ind w:right="639"/>
                      </w:pPr>
                    </w:p>
                  </w:txbxContent>
                </v:textbox>
                <w10:anchorlock/>
              </v:shape>
            </w:pict>
          </mc:Fallback>
        </mc:AlternateContent>
      </w:r>
    </w:p>
    <w:p w14:paraId="2D857067" w14:textId="77777777" w:rsidR="00FF5D38" w:rsidRDefault="00FF5D38" w:rsidP="00631335">
      <w:pPr>
        <w:pStyle w:val="BodyText"/>
        <w:tabs>
          <w:tab w:val="right" w:leader="dot" w:pos="9781"/>
          <w:tab w:val="left" w:pos="9923"/>
        </w:tabs>
        <w:ind w:left="180" w:right="639"/>
        <w:rPr>
          <w:rFonts w:ascii="Calibri" w:hAnsi="Calibri"/>
          <w:sz w:val="24"/>
          <w:szCs w:val="24"/>
        </w:rPr>
      </w:pPr>
    </w:p>
    <w:p w14:paraId="7335EC97" w14:textId="77777777"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E6A84">
        <w:rPr>
          <w:rFonts w:ascii="Calibri" w:hAnsi="Calibri"/>
          <w:b/>
          <w:i/>
          <w:sz w:val="24"/>
          <w:szCs w:val="24"/>
        </w:rPr>
        <w:t>DCI Model Directory</w:t>
      </w:r>
      <w:r>
        <w:rPr>
          <w:rFonts w:ascii="Calibri" w:hAnsi="Calibri"/>
          <w:sz w:val="24"/>
          <w:szCs w:val="24"/>
        </w:rPr>
        <w:t xml:space="preserve"> button provides a pop-up browse window to locate the directory of the DCI Model files provided with FIPEX.  </w:t>
      </w:r>
      <w:r w:rsidR="00CE6A84" w:rsidRPr="00CE6A84">
        <w:rPr>
          <w:rFonts w:ascii="Calibri" w:hAnsi="Calibri"/>
          <w:i/>
          <w:sz w:val="24"/>
          <w:szCs w:val="24"/>
        </w:rPr>
        <w:t>You must have read/write access to this directory.</w:t>
      </w:r>
      <w:r w:rsidR="00CE6A84">
        <w:rPr>
          <w:rFonts w:ascii="Calibri" w:hAnsi="Calibri"/>
          <w:sz w:val="24"/>
          <w:szCs w:val="24"/>
        </w:rPr>
        <w:t xml:space="preserve">  </w:t>
      </w:r>
    </w:p>
    <w:p w14:paraId="76C26080" w14:textId="77777777" w:rsidR="00CE6A84" w:rsidRDefault="00CE6A84" w:rsidP="00631335">
      <w:pPr>
        <w:pStyle w:val="BodyText"/>
        <w:tabs>
          <w:tab w:val="right" w:leader="dot" w:pos="9781"/>
          <w:tab w:val="left" w:pos="9923"/>
        </w:tabs>
        <w:ind w:left="180" w:right="639"/>
        <w:rPr>
          <w:rFonts w:ascii="Calibri" w:hAnsi="Calibri"/>
          <w:sz w:val="24"/>
          <w:szCs w:val="24"/>
        </w:rPr>
      </w:pPr>
    </w:p>
    <w:p w14:paraId="19FD1440" w14:textId="77777777" w:rsidR="00D52C3D" w:rsidRDefault="009C782C" w:rsidP="008658D5">
      <w:pPr>
        <w:pStyle w:val="Heading3"/>
      </w:pPr>
      <w:bookmarkStart w:id="79" w:name="_Toc52020105"/>
      <w:r>
        <w:rPr>
          <w:lang w:val="en-US"/>
        </w:rPr>
        <w:t>E</w:t>
      </w:r>
      <w:r w:rsidR="00D52C3D">
        <w:t>2 Display Arrows</w:t>
      </w:r>
      <w:bookmarkEnd w:id="79"/>
    </w:p>
    <w:p w14:paraId="1CFE9792"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E0977FB"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The Display Arrows button will toggle display of network flow arrows.  This button is identicle to the one provided with the Utility Network Analyst toolbar.</w:t>
      </w:r>
    </w:p>
    <w:p w14:paraId="7C4CBE02"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val="en-CA"/>
        </w:rPr>
        <w:drawing>
          <wp:inline distT="0" distB="0" distL="0" distR="0" wp14:anchorId="50FB434B" wp14:editId="52517221">
            <wp:extent cx="3067050" cy="1495425"/>
            <wp:effectExtent l="19050" t="0" r="0" b="0"/>
            <wp:docPr id="175" name="Picture 174" descr="flowarr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arrows.JPG"/>
                    <pic:cNvPicPr/>
                  </pic:nvPicPr>
                  <pic:blipFill>
                    <a:blip r:embed="rId57"/>
                    <a:stretch>
                      <a:fillRect/>
                    </a:stretch>
                  </pic:blipFill>
                  <pic:spPr>
                    <a:xfrm>
                      <a:off x="0" y="0"/>
                      <a:ext cx="3067050" cy="1495425"/>
                    </a:xfrm>
                    <a:prstGeom prst="rect">
                      <a:avLst/>
                    </a:prstGeom>
                  </pic:spPr>
                </pic:pic>
              </a:graphicData>
            </a:graphic>
          </wp:inline>
        </w:drawing>
      </w:r>
    </w:p>
    <w:p w14:paraId="27224D3C"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9F9D009" w14:textId="77777777" w:rsidR="00D52C3D" w:rsidRDefault="009C782C" w:rsidP="008658D5">
      <w:pPr>
        <w:pStyle w:val="Heading3"/>
      </w:pPr>
      <w:bookmarkStart w:id="80" w:name="_Toc52020106"/>
      <w:r>
        <w:rPr>
          <w:lang w:val="en-US"/>
        </w:rPr>
        <w:t>E</w:t>
      </w:r>
      <w:r w:rsidR="00D52C3D">
        <w:t>3 Properties</w:t>
      </w:r>
      <w:bookmarkEnd w:id="80"/>
    </w:p>
    <w:p w14:paraId="2FAECFEC"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06B64BA"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D9738C">
        <w:rPr>
          <w:rFonts w:ascii="Calibri" w:hAnsi="Calibri"/>
          <w:b/>
          <w:sz w:val="24"/>
          <w:szCs w:val="24"/>
        </w:rPr>
        <w:t>Properties</w:t>
      </w:r>
      <w:r>
        <w:rPr>
          <w:rFonts w:ascii="Calibri" w:hAnsi="Calibri"/>
          <w:sz w:val="24"/>
          <w:szCs w:val="24"/>
        </w:rPr>
        <w:t xml:space="preserve"> menu in the FIPEX dropdown menu allows you to set the style of the network flow arrows.  This menu is identical to the one provided in the Flow dropdown menu of the Utility Network Analyst toolbar.  </w:t>
      </w:r>
    </w:p>
    <w:p w14:paraId="1304252A"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21127DD3" w14:textId="413C3D83" w:rsidR="00D9738C" w:rsidRDefault="008E685E" w:rsidP="00631335">
      <w:pPr>
        <w:pStyle w:val="BodyText"/>
        <w:tabs>
          <w:tab w:val="right" w:leader="dot" w:pos="9781"/>
          <w:tab w:val="left" w:pos="9923"/>
        </w:tabs>
        <w:ind w:left="180" w:right="639"/>
        <w:rPr>
          <w:rFonts w:ascii="Calibri" w:hAnsi="Calibri"/>
          <w:sz w:val="24"/>
          <w:szCs w:val="24"/>
        </w:rPr>
      </w:pPr>
      <w:r>
        <w:rPr>
          <w:noProof/>
        </w:rPr>
        <w:lastRenderedPageBreak/>
        <w:drawing>
          <wp:inline distT="0" distB="0" distL="0" distR="0" wp14:anchorId="61AB1D5A" wp14:editId="2CC27079">
            <wp:extent cx="2770505" cy="204724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70505" cy="2047240"/>
                    </a:xfrm>
                    <a:prstGeom prst="rect">
                      <a:avLst/>
                    </a:prstGeom>
                    <a:noFill/>
                    <a:ln>
                      <a:noFill/>
                    </a:ln>
                  </pic:spPr>
                </pic:pic>
              </a:graphicData>
            </a:graphic>
          </wp:inline>
        </w:drawing>
      </w:r>
    </w:p>
    <w:p w14:paraId="5D71B8A7"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EC5D6ED" w14:textId="77777777" w:rsidR="00D52C3D" w:rsidRDefault="009C782C" w:rsidP="008658D5">
      <w:pPr>
        <w:pStyle w:val="Heading3"/>
      </w:pPr>
      <w:bookmarkStart w:id="81" w:name="_Toc52020107"/>
      <w:r>
        <w:rPr>
          <w:lang w:val="en-US"/>
        </w:rPr>
        <w:t>E</w:t>
      </w:r>
      <w:r w:rsidR="00D52C3D">
        <w:t>4 Clear Results</w:t>
      </w:r>
      <w:bookmarkEnd w:id="81"/>
    </w:p>
    <w:p w14:paraId="36D33065"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5EF4548D"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Results button in the FIPEX dropdown menu will clear all highlighted results returned by an analysis.  </w:t>
      </w:r>
      <w:r w:rsidR="008658D5">
        <w:rPr>
          <w:rFonts w:ascii="Calibri" w:hAnsi="Calibri"/>
          <w:sz w:val="24"/>
          <w:szCs w:val="24"/>
        </w:rPr>
        <w:t xml:space="preserve">This button is identical to the one on the Utility Network Analyst Toolbar.  </w:t>
      </w:r>
    </w:p>
    <w:p w14:paraId="5E5C9876"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2151CEA5" w14:textId="77777777" w:rsidR="00D52C3D" w:rsidRDefault="009C782C" w:rsidP="008658D5">
      <w:pPr>
        <w:pStyle w:val="Heading3"/>
      </w:pPr>
      <w:bookmarkStart w:id="82" w:name="_Toc52020108"/>
      <w:r>
        <w:rPr>
          <w:lang w:val="en-US"/>
        </w:rPr>
        <w:t>E</w:t>
      </w:r>
      <w:r w:rsidR="00D52C3D">
        <w:t>5 Clear Barriers</w:t>
      </w:r>
      <w:bookmarkEnd w:id="82"/>
    </w:p>
    <w:p w14:paraId="5A71595F"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497E6BA6" w14:textId="77777777"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Barriers button will clear all network barriers.  It also clears the labels for the barriers.  </w:t>
      </w:r>
    </w:p>
    <w:p w14:paraId="11F4ACDA"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7297F019" w14:textId="77777777" w:rsidR="00D52C3D" w:rsidRDefault="009C782C" w:rsidP="008658D5">
      <w:pPr>
        <w:pStyle w:val="Heading3"/>
      </w:pPr>
      <w:bookmarkStart w:id="83" w:name="_Toc52020109"/>
      <w:r>
        <w:rPr>
          <w:lang w:val="en-US"/>
        </w:rPr>
        <w:t>E</w:t>
      </w:r>
      <w:r w:rsidR="00D52C3D">
        <w:t>6 Clear Flags</w:t>
      </w:r>
      <w:bookmarkEnd w:id="83"/>
    </w:p>
    <w:p w14:paraId="49E2E52B"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207E86A7" w14:textId="77777777"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Flags button will clear all network flags.  It also clears the labels for the flags. </w:t>
      </w:r>
    </w:p>
    <w:p w14:paraId="31007AF4" w14:textId="77777777" w:rsidR="00E73F57" w:rsidRDefault="00E73F57" w:rsidP="00631335">
      <w:pPr>
        <w:pStyle w:val="BodyText"/>
        <w:tabs>
          <w:tab w:val="right" w:leader="dot" w:pos="9781"/>
          <w:tab w:val="left" w:pos="9923"/>
        </w:tabs>
        <w:ind w:left="180" w:right="639"/>
        <w:rPr>
          <w:rFonts w:ascii="Calibri" w:hAnsi="Calibri"/>
          <w:sz w:val="24"/>
          <w:szCs w:val="24"/>
        </w:rPr>
      </w:pPr>
    </w:p>
    <w:p w14:paraId="7A79A4A6" w14:textId="77777777" w:rsidR="00E73F57" w:rsidRDefault="00AE0EE5" w:rsidP="008658D5">
      <w:pPr>
        <w:pStyle w:val="Heading2"/>
        <w:rPr>
          <w:lang w:val="en-CA"/>
        </w:rPr>
      </w:pPr>
      <w:bookmarkStart w:id="84" w:name="_Toc52020110"/>
      <w:r>
        <w:rPr>
          <w:lang w:val="en-US"/>
        </w:rPr>
        <w:t>F</w:t>
      </w:r>
      <w:r w:rsidR="00E73F57">
        <w:t>. One-Click Analysis Tool</w:t>
      </w:r>
      <w:bookmarkEnd w:id="84"/>
    </w:p>
    <w:p w14:paraId="27AE757C"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6ADDCF37" w14:textId="77777777" w:rsidR="0004138A" w:rsidRPr="0004138A" w:rsidRDefault="0004138A" w:rsidP="0004138A">
      <w:pPr>
        <w:rPr>
          <w:lang w:eastAsia="ru-RU"/>
        </w:rPr>
      </w:pPr>
    </w:p>
    <w:p w14:paraId="5A636186" w14:textId="7DA30734"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With the </w:t>
      </w:r>
      <w:r w:rsidRPr="008658D5">
        <w:rPr>
          <w:rFonts w:ascii="Calibri" w:hAnsi="Calibri"/>
          <w:b/>
          <w:i/>
          <w:sz w:val="24"/>
          <w:szCs w:val="24"/>
        </w:rPr>
        <w:t xml:space="preserve">One-Click Analysis </w:t>
      </w:r>
      <w:r w:rsidR="009C782C">
        <w:rPr>
          <w:rFonts w:ascii="Calibri" w:hAnsi="Calibri"/>
          <w:sz w:val="24"/>
          <w:szCs w:val="24"/>
        </w:rPr>
        <w:t>t</w:t>
      </w:r>
      <w:r w:rsidRPr="009C782C">
        <w:rPr>
          <w:rFonts w:ascii="Calibri" w:hAnsi="Calibri"/>
          <w:sz w:val="24"/>
          <w:szCs w:val="24"/>
        </w:rPr>
        <w:t>ool</w:t>
      </w:r>
      <w:r>
        <w:rPr>
          <w:rFonts w:ascii="Calibri" w:hAnsi="Calibri"/>
          <w:sz w:val="24"/>
          <w:szCs w:val="24"/>
        </w:rPr>
        <w:t xml:space="preserve"> a quick analysis can be done for a single barrier or non-barrier junction on the network.  This tool uses the settings found in the General tab, the Barriers tab, and the Exclusions tab of the FIPEX Options Menu.  It does not use the settings in the Advanced tab.  See </w:t>
      </w:r>
      <w:r w:rsidR="006758DF">
        <w:rPr>
          <w:rFonts w:ascii="Calibri" w:hAnsi="Calibri"/>
          <w:b/>
          <w:sz w:val="24"/>
          <w:szCs w:val="24"/>
          <w:highlight w:val="yellow"/>
        </w:rPr>
        <w:fldChar w:fldCharType="begin"/>
      </w:r>
      <w:r w:rsidR="003C3202">
        <w:rPr>
          <w:rFonts w:ascii="Calibri" w:hAnsi="Calibri"/>
          <w:sz w:val="24"/>
          <w:szCs w:val="24"/>
        </w:rPr>
        <w:instrText xml:space="preserve"> REF _Ref343716971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ins w:id="85" w:author="goldford@student.ubc.ca" w:date="2022-08-18T13:57:00Z">
        <w:r w:rsidR="00DE7F1A">
          <w:t>A '</w:t>
        </w:r>
        <w:r w:rsidR="00DE7F1A" w:rsidRPr="00A537A7">
          <w:t>One-Click Analysis</w:t>
        </w:r>
        <w:r w:rsidR="00DE7F1A">
          <w:t>' Walkthrough</w:t>
        </w:r>
      </w:ins>
      <w:r w:rsidR="006758DF">
        <w:rPr>
          <w:rFonts w:ascii="Calibri" w:hAnsi="Calibri"/>
          <w:b/>
          <w:sz w:val="24"/>
          <w:szCs w:val="24"/>
          <w:highlight w:val="yellow"/>
        </w:rPr>
        <w:fldChar w:fldCharType="end"/>
      </w:r>
      <w:r>
        <w:rPr>
          <w:rFonts w:ascii="Calibri" w:hAnsi="Calibri"/>
          <w:sz w:val="24"/>
          <w:szCs w:val="24"/>
        </w:rPr>
        <w:t xml:space="preserve">for a walkthrough of a One-Click Analysis.  </w:t>
      </w:r>
    </w:p>
    <w:p w14:paraId="31A124ED" w14:textId="77777777" w:rsidR="00E73F57" w:rsidRDefault="00E73F57" w:rsidP="00631335">
      <w:pPr>
        <w:pStyle w:val="BodyText"/>
        <w:tabs>
          <w:tab w:val="right" w:leader="dot" w:pos="9781"/>
          <w:tab w:val="left" w:pos="9923"/>
        </w:tabs>
        <w:ind w:left="180" w:right="639"/>
        <w:rPr>
          <w:rFonts w:ascii="Calibri" w:hAnsi="Calibri"/>
          <w:sz w:val="24"/>
          <w:szCs w:val="24"/>
        </w:rPr>
      </w:pPr>
    </w:p>
    <w:p w14:paraId="0E126A5F" w14:textId="77777777" w:rsidR="00E73F57" w:rsidRDefault="00AE0EE5" w:rsidP="009C782C">
      <w:pPr>
        <w:pStyle w:val="Heading2"/>
        <w:rPr>
          <w:lang w:val="en-CA"/>
        </w:rPr>
      </w:pPr>
      <w:bookmarkStart w:id="86" w:name="_Toc52020111"/>
      <w:r>
        <w:rPr>
          <w:lang w:val="en-US"/>
        </w:rPr>
        <w:t>G</w:t>
      </w:r>
      <w:r w:rsidR="00E73F57">
        <w:t>. Advanced Analysis Command</w:t>
      </w:r>
      <w:bookmarkEnd w:id="86"/>
    </w:p>
    <w:p w14:paraId="738782EB"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30B66B5B" w14:textId="77777777" w:rsidR="009938A8" w:rsidRDefault="009938A8" w:rsidP="00631335">
      <w:pPr>
        <w:pStyle w:val="BodyText"/>
        <w:tabs>
          <w:tab w:val="right" w:leader="dot" w:pos="9781"/>
          <w:tab w:val="left" w:pos="9923"/>
        </w:tabs>
        <w:ind w:left="180" w:right="639"/>
        <w:rPr>
          <w:rFonts w:ascii="Calibri" w:hAnsi="Calibri"/>
          <w:sz w:val="24"/>
          <w:szCs w:val="24"/>
        </w:rPr>
      </w:pPr>
    </w:p>
    <w:p w14:paraId="614150CE" w14:textId="7597F297" w:rsidR="009938A8" w:rsidRDefault="009938A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lastRenderedPageBreak/>
        <w:t xml:space="preserve">The </w:t>
      </w:r>
      <w:r w:rsidRPr="009C782C">
        <w:rPr>
          <w:rFonts w:ascii="Calibri" w:hAnsi="Calibri"/>
          <w:b/>
          <w:i/>
          <w:sz w:val="24"/>
          <w:szCs w:val="24"/>
        </w:rPr>
        <w:t xml:space="preserve">Advanced Analysis </w:t>
      </w:r>
      <w:r w:rsidR="009C782C">
        <w:rPr>
          <w:rFonts w:ascii="Calibri" w:hAnsi="Calibri"/>
          <w:sz w:val="24"/>
          <w:szCs w:val="24"/>
        </w:rPr>
        <w:t>c</w:t>
      </w:r>
      <w:r w:rsidRPr="009C782C">
        <w:rPr>
          <w:rFonts w:ascii="Calibri" w:hAnsi="Calibri"/>
          <w:sz w:val="24"/>
          <w:szCs w:val="24"/>
        </w:rPr>
        <w:t>ommand</w:t>
      </w:r>
      <w:r>
        <w:rPr>
          <w:rFonts w:ascii="Calibri" w:hAnsi="Calibri"/>
          <w:sz w:val="24"/>
          <w:szCs w:val="24"/>
        </w:rPr>
        <w:t xml:space="preserve"> will start an iterative analysis for multiple barriers and multiple flags.  </w:t>
      </w:r>
      <w:r w:rsidR="009C782C">
        <w:rPr>
          <w:rFonts w:ascii="Calibri" w:hAnsi="Calibri"/>
          <w:sz w:val="24"/>
          <w:szCs w:val="24"/>
        </w:rPr>
        <w:t xml:space="preserve">This command uses the settings from the Advanced Tab of the FIPEX Options (see </w:t>
      </w:r>
      <w:r w:rsidR="0023278A">
        <w:fldChar w:fldCharType="begin"/>
      </w:r>
      <w:r w:rsidR="0023278A">
        <w:instrText xml:space="preserve"> REF _Ref343424781 \h  \* MERGEFORMAT </w:instrText>
      </w:r>
      <w:r w:rsidR="0023278A">
        <w:fldChar w:fldCharType="separate"/>
      </w:r>
      <w:ins w:id="87" w:author="goldford@student.ubc.ca" w:date="2022-08-18T13:57:00Z">
        <w:r w:rsidR="00DE7F1A" w:rsidRPr="00DE7F1A">
          <w:rPr>
            <w:b/>
          </w:rPr>
          <w:t>The Advanced Tab</w:t>
        </w:r>
      </w:ins>
      <w:r w:rsidR="0023278A">
        <w:fldChar w:fldCharType="end"/>
      </w:r>
      <w:r w:rsidR="009C782C">
        <w:rPr>
          <w:rFonts w:ascii="Calibri" w:hAnsi="Calibri"/>
          <w:sz w:val="24"/>
          <w:szCs w:val="24"/>
        </w:rPr>
        <w:t xml:space="preserve">).  </w:t>
      </w:r>
      <w:r>
        <w:rPr>
          <w:rFonts w:ascii="Calibri" w:hAnsi="Calibri"/>
          <w:sz w:val="24"/>
          <w:szCs w:val="24"/>
        </w:rPr>
        <w:t xml:space="preserve">Output will be optionally sent to non-spatial geodatabase tables (for an explanation of table output see </w:t>
      </w:r>
      <w:r w:rsidR="006758DF">
        <w:rPr>
          <w:rFonts w:ascii="Calibri" w:hAnsi="Calibri"/>
          <w:b/>
          <w:sz w:val="24"/>
          <w:szCs w:val="24"/>
          <w:highlight w:val="yellow"/>
        </w:rPr>
        <w:fldChar w:fldCharType="begin"/>
      </w:r>
      <w:r w:rsidR="003C3202">
        <w:rPr>
          <w:rFonts w:ascii="Calibri" w:hAnsi="Calibri"/>
          <w:sz w:val="24"/>
          <w:szCs w:val="24"/>
        </w:rPr>
        <w:instrText xml:space="preserve"> REF _Ref343718925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ins w:id="88" w:author="goldford@student.ubc.ca" w:date="2022-08-18T13:57:00Z">
        <w:r w:rsidR="00DE7F1A">
          <w:t>FIPEX Output Tables</w:t>
        </w:r>
      </w:ins>
      <w:r w:rsidR="006758DF">
        <w:rPr>
          <w:rFonts w:ascii="Calibri" w:hAnsi="Calibri"/>
          <w:b/>
          <w:sz w:val="24"/>
          <w:szCs w:val="24"/>
          <w:highlight w:val="yellow"/>
        </w:rPr>
        <w:fldChar w:fldCharType="end"/>
      </w:r>
      <w:r>
        <w:rPr>
          <w:rFonts w:ascii="Calibri" w:hAnsi="Calibri"/>
          <w:sz w:val="24"/>
          <w:szCs w:val="24"/>
        </w:rPr>
        <w:t xml:space="preserve">).  </w:t>
      </w:r>
      <w:r w:rsidR="009C782C">
        <w:rPr>
          <w:rFonts w:ascii="Calibri" w:hAnsi="Calibri"/>
          <w:sz w:val="24"/>
          <w:szCs w:val="24"/>
        </w:rPr>
        <w:t>The DCIp, DCId, and DCI segmental will optionally be calculated (</w:t>
      </w:r>
      <w:r w:rsidR="006758DF">
        <w:rPr>
          <w:rFonts w:ascii="Calibri" w:hAnsi="Calibri"/>
          <w:b/>
          <w:sz w:val="24"/>
          <w:szCs w:val="24"/>
          <w:highlight w:val="yellow"/>
        </w:rPr>
        <w:fldChar w:fldCharType="begin"/>
      </w:r>
      <w:r w:rsidR="003C3202">
        <w:rPr>
          <w:rFonts w:ascii="Calibri" w:hAnsi="Calibri"/>
          <w:sz w:val="24"/>
          <w:szCs w:val="24"/>
        </w:rPr>
        <w:instrText xml:space="preserve"> REF _Ref343720998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ins w:id="89" w:author="goldford@student.ubc.ca" w:date="2022-08-18T13:57:00Z">
        <w:r w:rsidR="00DE7F1A" w:rsidRPr="00A125EF">
          <w:t>DCI Calculation</w:t>
        </w:r>
      </w:ins>
      <w:r w:rsidR="006758DF">
        <w:rPr>
          <w:rFonts w:ascii="Calibri" w:hAnsi="Calibri"/>
          <w:b/>
          <w:sz w:val="24"/>
          <w:szCs w:val="24"/>
          <w:highlight w:val="yellow"/>
        </w:rPr>
        <w:fldChar w:fldCharType="end"/>
      </w:r>
      <w:r w:rsidR="009C782C">
        <w:rPr>
          <w:rFonts w:ascii="Calibri" w:hAnsi="Calibri"/>
          <w:sz w:val="24"/>
          <w:szCs w:val="24"/>
        </w:rPr>
        <w:t xml:space="preserve">). </w:t>
      </w:r>
    </w:p>
    <w:p w14:paraId="21C5EB5E"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40E34AA4" w14:textId="77777777" w:rsidR="008658D5" w:rsidRDefault="00AE0EE5" w:rsidP="009C782C">
      <w:pPr>
        <w:pStyle w:val="Heading2"/>
        <w:rPr>
          <w:lang w:val="en-CA"/>
        </w:rPr>
      </w:pPr>
      <w:bookmarkStart w:id="90" w:name="_Toc52020112"/>
      <w:r>
        <w:rPr>
          <w:lang w:val="en-US"/>
        </w:rPr>
        <w:t>H</w:t>
      </w:r>
      <w:r w:rsidR="009C782C">
        <w:t>. Batch Snap Barriers to Points</w:t>
      </w:r>
      <w:bookmarkEnd w:id="90"/>
    </w:p>
    <w:p w14:paraId="6AB35915"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7D6D5CDB" w14:textId="77777777" w:rsidR="009C782C" w:rsidRDefault="009C782C" w:rsidP="00631335">
      <w:pPr>
        <w:pStyle w:val="BodyText"/>
        <w:tabs>
          <w:tab w:val="right" w:leader="dot" w:pos="9781"/>
          <w:tab w:val="left" w:pos="9923"/>
        </w:tabs>
        <w:ind w:left="180" w:right="639"/>
        <w:rPr>
          <w:rFonts w:ascii="Calibri" w:hAnsi="Calibri"/>
          <w:sz w:val="24"/>
          <w:szCs w:val="24"/>
        </w:rPr>
      </w:pPr>
    </w:p>
    <w:p w14:paraId="679042C7" w14:textId="453C815B" w:rsidR="00436858" w:rsidRPr="00CC4F00" w:rsidRDefault="00CC4F00" w:rsidP="00CC4F00">
      <w:pPr>
        <w:pStyle w:val="BodyText"/>
        <w:tabs>
          <w:tab w:val="right" w:leader="dot" w:pos="9781"/>
          <w:tab w:val="left" w:pos="9923"/>
        </w:tabs>
        <w:ind w:left="180" w:right="639"/>
        <w:rPr>
          <w:rFonts w:asciiTheme="minorHAnsi" w:hAnsiTheme="minorHAnsi" w:cstheme="minorHAnsi"/>
          <w:sz w:val="24"/>
          <w:szCs w:val="24"/>
        </w:rPr>
      </w:pPr>
      <w:r w:rsidRPr="00CC4F00">
        <w:rPr>
          <w:rFonts w:asciiTheme="minorHAnsi" w:hAnsiTheme="minorHAnsi" w:cstheme="minorHAnsi"/>
          <w:sz w:val="24"/>
          <w:szCs w:val="24"/>
        </w:rPr>
        <w:t xml:space="preserve">The </w:t>
      </w:r>
      <w:r w:rsidRPr="00CC4F00">
        <w:rPr>
          <w:rFonts w:asciiTheme="minorHAnsi" w:hAnsiTheme="minorHAnsi" w:cstheme="minorHAnsi"/>
          <w:b/>
          <w:sz w:val="24"/>
          <w:szCs w:val="24"/>
        </w:rPr>
        <w:t>'Batch Snap Barriers to Points'</w:t>
      </w:r>
      <w:r w:rsidRPr="00CC4F00">
        <w:rPr>
          <w:rFonts w:asciiTheme="minorHAnsi" w:hAnsiTheme="minorHAnsi" w:cstheme="minorHAnsi"/>
          <w:sz w:val="24"/>
          <w:szCs w:val="24"/>
        </w:rPr>
        <w:t xml:space="preserve"> button</w:t>
      </w:r>
      <w:r w:rsidR="009C782C" w:rsidRPr="00CC4F00">
        <w:rPr>
          <w:rFonts w:asciiTheme="minorHAnsi" w:hAnsiTheme="minorHAnsi" w:cstheme="minorHAnsi"/>
          <w:sz w:val="24"/>
          <w:szCs w:val="24"/>
        </w:rPr>
        <w:t xml:space="preserve"> will snap points to lines based on snapping settings in ArcMap.  This command operates using an active edit session, a selection of point features, and the settings in the </w:t>
      </w:r>
      <w:r w:rsidR="009C782C" w:rsidRPr="00CC4F00">
        <w:rPr>
          <w:rFonts w:asciiTheme="minorHAnsi" w:hAnsiTheme="minorHAnsi" w:cstheme="minorHAnsi"/>
          <w:b/>
          <w:sz w:val="24"/>
          <w:szCs w:val="24"/>
        </w:rPr>
        <w:t>Snapping Window</w:t>
      </w:r>
      <w:r w:rsidR="009C782C" w:rsidRPr="00CC4F00">
        <w:rPr>
          <w:rFonts w:asciiTheme="minorHAnsi" w:hAnsiTheme="minorHAnsi" w:cstheme="minorHAnsi"/>
          <w:sz w:val="24"/>
          <w:szCs w:val="24"/>
        </w:rPr>
        <w:t xml:space="preserve"> of the </w:t>
      </w:r>
      <w:r w:rsidR="009C782C" w:rsidRPr="00CC4F00">
        <w:rPr>
          <w:rFonts w:asciiTheme="minorHAnsi" w:hAnsiTheme="minorHAnsi" w:cstheme="minorHAnsi"/>
          <w:b/>
          <w:sz w:val="24"/>
          <w:szCs w:val="24"/>
        </w:rPr>
        <w:t>General Editing Options</w:t>
      </w:r>
      <w:r w:rsidR="009C782C" w:rsidRPr="00CC4F00">
        <w:rPr>
          <w:rFonts w:asciiTheme="minorHAnsi" w:hAnsiTheme="minorHAnsi" w:cstheme="minorHAnsi"/>
          <w:sz w:val="24"/>
          <w:szCs w:val="24"/>
        </w:rPr>
        <w:t>.  See</w:t>
      </w:r>
      <w:r w:rsidR="009C782C" w:rsidRPr="00CC4F00">
        <w:rPr>
          <w:rFonts w:asciiTheme="minorHAnsi" w:hAnsiTheme="minorHAnsi" w:cstheme="minorHAnsi"/>
          <w:b/>
          <w:sz w:val="24"/>
          <w:szCs w:val="24"/>
        </w:rPr>
        <w:t xml:space="preserve"> </w:t>
      </w:r>
      <w:r w:rsidR="0023278A">
        <w:fldChar w:fldCharType="begin"/>
      </w:r>
      <w:r w:rsidR="0023278A">
        <w:instrText xml:space="preserve"> REF _Ref343425000 \h  \* MERGEFORMAT </w:instrText>
      </w:r>
      <w:r w:rsidR="0023278A">
        <w:fldChar w:fldCharType="separate"/>
      </w:r>
      <w:r w:rsidR="00DE7F1A">
        <w:rPr>
          <w:b/>
          <w:bCs/>
        </w:rPr>
        <w:t>Error! Reference source not found.</w:t>
      </w:r>
      <w:r w:rsidR="0023278A">
        <w:fldChar w:fldCharType="end"/>
      </w:r>
      <w:r w:rsidR="009C782C" w:rsidRPr="00CC4F00">
        <w:rPr>
          <w:rFonts w:asciiTheme="minorHAnsi" w:hAnsiTheme="minorHAnsi" w:cstheme="minorHAnsi"/>
          <w:sz w:val="24"/>
          <w:szCs w:val="24"/>
        </w:rPr>
        <w:t xml:space="preserve"> for a description and walkthrough.  </w:t>
      </w:r>
    </w:p>
    <w:p w14:paraId="245ECB00" w14:textId="77777777" w:rsidR="00436858" w:rsidRPr="00C76386" w:rsidRDefault="00436858" w:rsidP="00631335">
      <w:pPr>
        <w:pStyle w:val="BodyText"/>
        <w:spacing w:after="283"/>
        <w:ind w:left="180" w:right="639"/>
        <w:rPr>
          <w:rFonts w:ascii="Calibri" w:hAnsi="Calibri"/>
          <w:sz w:val="24"/>
          <w:szCs w:val="24"/>
        </w:rPr>
      </w:pPr>
    </w:p>
    <w:p w14:paraId="639E7865" w14:textId="77777777" w:rsidR="006647A3" w:rsidRDefault="0067159D" w:rsidP="00EC02AA">
      <w:pPr>
        <w:pStyle w:val="Heading2"/>
        <w:rPr>
          <w:lang w:val="en-CA"/>
        </w:rPr>
      </w:pPr>
      <w:bookmarkStart w:id="91" w:name="_Toc52020113"/>
      <w:r>
        <w:t>FIPEX Output Form</w:t>
      </w:r>
      <w:bookmarkEnd w:id="91"/>
      <w:r>
        <w:t xml:space="preserve"> </w:t>
      </w:r>
    </w:p>
    <w:p w14:paraId="517D99C6"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5A812E06" w14:textId="77777777" w:rsidR="0004138A" w:rsidRPr="0004138A" w:rsidRDefault="0004138A" w:rsidP="0004138A">
      <w:pPr>
        <w:rPr>
          <w:lang w:eastAsia="ru-RU"/>
        </w:rPr>
      </w:pPr>
    </w:p>
    <w:p w14:paraId="28CF8801" w14:textId="77777777" w:rsidR="00285D11" w:rsidRDefault="00285D11" w:rsidP="00285D11">
      <w:pPr>
        <w:pStyle w:val="BodyText"/>
        <w:spacing w:after="120"/>
        <w:ind w:left="180" w:right="639"/>
        <w:rPr>
          <w:rFonts w:ascii="Calibri" w:hAnsi="Calibri"/>
          <w:sz w:val="24"/>
          <w:szCs w:val="24"/>
        </w:rPr>
      </w:pPr>
      <w:r>
        <w:rPr>
          <w:rFonts w:ascii="Calibri" w:hAnsi="Calibri"/>
          <w:sz w:val="24"/>
          <w:szCs w:val="24"/>
        </w:rPr>
        <w:t xml:space="preserve">The FIPEX Output form is created after both the </w:t>
      </w:r>
      <w:r w:rsidRPr="00285D11">
        <w:rPr>
          <w:rFonts w:ascii="Calibri" w:hAnsi="Calibri"/>
          <w:b/>
          <w:sz w:val="24"/>
          <w:szCs w:val="24"/>
        </w:rPr>
        <w:t xml:space="preserve">'One Click Analysis' </w:t>
      </w:r>
      <w:r>
        <w:rPr>
          <w:rFonts w:ascii="Calibri" w:hAnsi="Calibri"/>
          <w:sz w:val="24"/>
          <w:szCs w:val="24"/>
        </w:rPr>
        <w:t xml:space="preserve">or </w:t>
      </w:r>
      <w:r w:rsidR="002C2922">
        <w:rPr>
          <w:rFonts w:ascii="Calibri" w:hAnsi="Calibri"/>
          <w:sz w:val="24"/>
          <w:szCs w:val="24"/>
        </w:rPr>
        <w:t>'</w:t>
      </w:r>
      <w:r w:rsidRPr="002C2922">
        <w:rPr>
          <w:rFonts w:ascii="Calibri" w:hAnsi="Calibri"/>
          <w:b/>
          <w:sz w:val="24"/>
          <w:szCs w:val="24"/>
        </w:rPr>
        <w:t>Advanced Analysis</w:t>
      </w:r>
      <w:r w:rsidR="002C2922">
        <w:rPr>
          <w:rFonts w:ascii="Calibri" w:hAnsi="Calibri"/>
          <w:sz w:val="24"/>
          <w:szCs w:val="24"/>
        </w:rPr>
        <w:t>'</w:t>
      </w:r>
      <w:r>
        <w:rPr>
          <w:rFonts w:ascii="Calibri" w:hAnsi="Calibri"/>
          <w:sz w:val="24"/>
          <w:szCs w:val="24"/>
        </w:rPr>
        <w:t xml:space="preserve"> is run.   </w:t>
      </w:r>
      <w:r w:rsidR="002C2922">
        <w:rPr>
          <w:rFonts w:ascii="Calibri" w:hAnsi="Calibri"/>
          <w:sz w:val="24"/>
          <w:szCs w:val="24"/>
        </w:rPr>
        <w:t xml:space="preserve">The form creates a 'datagrid' similar to an excel worksheet that varies in length and width depending on the options selected.  </w:t>
      </w:r>
    </w:p>
    <w:p w14:paraId="3CA15073" w14:textId="1BFA7FAD" w:rsidR="00EC02AA" w:rsidRDefault="0070113C" w:rsidP="00EC02AA">
      <w:pPr>
        <w:pStyle w:val="BodyText"/>
        <w:keepNext/>
        <w:spacing w:after="120"/>
        <w:ind w:left="180" w:right="639"/>
      </w:pPr>
      <w:r>
        <w:rPr>
          <w:noProof/>
        </w:rPr>
        <w:drawing>
          <wp:inline distT="0" distB="0" distL="0" distR="0" wp14:anchorId="27D06192" wp14:editId="1BECF312">
            <wp:extent cx="5957570" cy="2981325"/>
            <wp:effectExtent l="0" t="0" r="5080" b="9525"/>
            <wp:docPr id="122" name="Picture 1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957570" cy="2981325"/>
                    </a:xfrm>
                    <a:prstGeom prst="rect">
                      <a:avLst/>
                    </a:prstGeom>
                  </pic:spPr>
                </pic:pic>
              </a:graphicData>
            </a:graphic>
          </wp:inline>
        </w:drawing>
      </w:r>
    </w:p>
    <w:p w14:paraId="13982D90" w14:textId="74AFD805" w:rsidR="002C2922" w:rsidRDefault="00EC02AA" w:rsidP="00EC02AA">
      <w:pPr>
        <w:pStyle w:val="Caption"/>
        <w:rPr>
          <w:rFonts w:ascii="Calibri" w:hAnsi="Calibri"/>
          <w:sz w:val="24"/>
          <w:szCs w:val="24"/>
        </w:rPr>
      </w:pPr>
      <w:r>
        <w:t xml:space="preserve">Figure </w:t>
      </w:r>
      <w:r w:rsidR="0023278A">
        <w:fldChar w:fldCharType="begin"/>
      </w:r>
      <w:r w:rsidR="0023278A">
        <w:instrText xml:space="preserve"> SEQ Figure \* ARABIC </w:instrText>
      </w:r>
      <w:r w:rsidR="0023278A">
        <w:fldChar w:fldCharType="separate"/>
      </w:r>
      <w:r w:rsidR="00DE7F1A">
        <w:rPr>
          <w:noProof/>
        </w:rPr>
        <w:t>5</w:t>
      </w:r>
      <w:r w:rsidR="0023278A">
        <w:rPr>
          <w:noProof/>
        </w:rPr>
        <w:fldChar w:fldCharType="end"/>
      </w:r>
      <w:r>
        <w:t>: The summary output from a One-Click Analysis.</w:t>
      </w:r>
    </w:p>
    <w:p w14:paraId="5018A25C" w14:textId="77777777" w:rsidR="00EC02AA" w:rsidRDefault="00EC02AA" w:rsidP="00631335">
      <w:pPr>
        <w:pStyle w:val="BodyText"/>
        <w:spacing w:after="120"/>
        <w:ind w:left="180" w:right="639"/>
        <w:rPr>
          <w:rFonts w:ascii="Calibri" w:hAnsi="Calibri"/>
          <w:sz w:val="24"/>
          <w:szCs w:val="24"/>
        </w:rPr>
      </w:pPr>
    </w:p>
    <w:p w14:paraId="5C199456" w14:textId="77777777" w:rsidR="00FF306F" w:rsidRPr="00EC02AA" w:rsidRDefault="00FF306F" w:rsidP="00631335">
      <w:pPr>
        <w:pStyle w:val="BodyText"/>
        <w:spacing w:after="120"/>
        <w:ind w:left="180" w:right="639"/>
        <w:rPr>
          <w:rFonts w:ascii="Calibri" w:hAnsi="Calibri"/>
          <w:b/>
          <w:sz w:val="24"/>
          <w:szCs w:val="24"/>
        </w:rPr>
      </w:pPr>
      <w:r w:rsidRPr="00EC02AA">
        <w:rPr>
          <w:rFonts w:ascii="Calibri" w:hAnsi="Calibri"/>
          <w:b/>
          <w:sz w:val="24"/>
          <w:szCs w:val="24"/>
        </w:rPr>
        <w:t>The output columns:</w:t>
      </w:r>
    </w:p>
    <w:p w14:paraId="5C5C9D2E"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lastRenderedPageBreak/>
        <w:t>Flag</w:t>
      </w:r>
      <w:r>
        <w:rPr>
          <w:rFonts w:ascii="Calibri" w:hAnsi="Calibri"/>
          <w:sz w:val="24"/>
          <w:szCs w:val="24"/>
        </w:rPr>
        <w:t xml:space="preserve"> - The flag ID (user-set)</w:t>
      </w:r>
    </w:p>
    <w:p w14:paraId="6806C3CD"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FlagEID</w:t>
      </w:r>
      <w:r>
        <w:rPr>
          <w:rFonts w:ascii="Calibri" w:hAnsi="Calibri"/>
          <w:sz w:val="24"/>
          <w:szCs w:val="24"/>
        </w:rPr>
        <w:t xml:space="preserve"> - The unique geometric network element ID (hidden from attribute tables)</w:t>
      </w:r>
    </w:p>
    <w:p w14:paraId="6692845C"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Type</w:t>
      </w:r>
      <w:r>
        <w:rPr>
          <w:rFonts w:ascii="Calibri" w:hAnsi="Calibri"/>
          <w:sz w:val="24"/>
          <w:szCs w:val="24"/>
        </w:rPr>
        <w:t xml:space="preserve"> - Can be 'Sink', 'Barrier', or 'Flag - Node'.  In a One-Click Analysis this will refer to the node which the user clicks (may or may not have a barrier marker on it).  In an Advanced Analysis, this will identify the flag(s) of the analysis.  </w:t>
      </w:r>
    </w:p>
    <w:p w14:paraId="1DECA50D"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Metric</w:t>
      </w:r>
      <w:r>
        <w:rPr>
          <w:rFonts w:ascii="Calibri" w:hAnsi="Calibri"/>
          <w:sz w:val="24"/>
          <w:szCs w:val="24"/>
        </w:rPr>
        <w:t xml:space="preserve"> - contains barrier or flag specific metrics such as permeability, DCIp and DCId (for an Advanced Analysis.  System-wide metrics; available for flags only), or DCI segmental (For an Advanced Analysis.  Barrier-specific).  </w:t>
      </w:r>
    </w:p>
    <w:p w14:paraId="1A849F38"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Value</w:t>
      </w:r>
      <w:r>
        <w:rPr>
          <w:rFonts w:ascii="Calibri" w:hAnsi="Calibri"/>
          <w:sz w:val="24"/>
          <w:szCs w:val="24"/>
        </w:rPr>
        <w:t xml:space="preserve"> - the value of the specific metric</w:t>
      </w:r>
    </w:p>
    <w:p w14:paraId="6CDCE35C"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Layer</w:t>
      </w:r>
      <w:r>
        <w:rPr>
          <w:rFonts w:ascii="Calibri" w:hAnsi="Calibri"/>
          <w:sz w:val="24"/>
          <w:szCs w:val="24"/>
        </w:rPr>
        <w:t xml:space="preserve"> - the participating layer name</w:t>
      </w:r>
    </w:p>
    <w:p w14:paraId="710B2D37" w14:textId="77777777" w:rsidR="00903344"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Direction</w:t>
      </w:r>
      <w:r>
        <w:rPr>
          <w:rFonts w:ascii="Calibri" w:hAnsi="Calibri"/>
          <w:sz w:val="24"/>
          <w:szCs w:val="24"/>
        </w:rPr>
        <w:t xml:space="preserve"> - the direction of trace used in analysis on the layer in the 'Layer' column.  </w:t>
      </w:r>
      <w:r w:rsidR="00903344">
        <w:rPr>
          <w:rFonts w:ascii="Calibri" w:hAnsi="Calibri"/>
          <w:sz w:val="24"/>
          <w:szCs w:val="24"/>
        </w:rPr>
        <w:t xml:space="preserve">Can be 'upstream' or 'downstream'. Determined in the FIPEX Options General Tab.  </w:t>
      </w:r>
    </w:p>
    <w:p w14:paraId="54D28D4B"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Type</w:t>
      </w:r>
      <w:r>
        <w:rPr>
          <w:rFonts w:ascii="Calibri" w:hAnsi="Calibri"/>
          <w:sz w:val="24"/>
          <w:szCs w:val="24"/>
        </w:rPr>
        <w:t xml:space="preserve"> - the type of trace used in analysis on the layer in the 'Layer' column in the direction specified in the 'Direction' column.  </w:t>
      </w:r>
      <w:r w:rsidR="00903344">
        <w:rPr>
          <w:rFonts w:ascii="Calibri" w:hAnsi="Calibri"/>
          <w:sz w:val="24"/>
          <w:szCs w:val="24"/>
        </w:rPr>
        <w:t xml:space="preserve">Can be 'Immediate', 'total', or 'path'.  Determined in the FIPEX Options General Tab.  </w:t>
      </w:r>
    </w:p>
    <w:p w14:paraId="2C8348E5"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Habitat</w:t>
      </w:r>
      <w:r w:rsidRPr="0020649F">
        <w:rPr>
          <w:rFonts w:ascii="Calibri" w:hAnsi="Calibri"/>
          <w:i/>
          <w:sz w:val="24"/>
          <w:szCs w:val="24"/>
        </w:rPr>
        <w:t xml:space="preserve"> </w:t>
      </w:r>
      <w:r w:rsidRPr="0020649F">
        <w:rPr>
          <w:rFonts w:ascii="Calibri" w:hAnsi="Calibri"/>
          <w:b/>
          <w:i/>
          <w:sz w:val="24"/>
          <w:szCs w:val="24"/>
        </w:rPr>
        <w:t>Class</w:t>
      </w:r>
      <w:r>
        <w:rPr>
          <w:rFonts w:ascii="Calibri" w:hAnsi="Calibri"/>
          <w:sz w:val="24"/>
          <w:szCs w:val="24"/>
        </w:rPr>
        <w:t xml:space="preserve"> - the unique class, if specified in FIPEX options, that the results in the 'Quantity' column belong to (specific for the Layer, Direction, and Type)</w:t>
      </w:r>
    </w:p>
    <w:p w14:paraId="43903A14"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Quantity</w:t>
      </w:r>
      <w:r>
        <w:rPr>
          <w:rFonts w:ascii="Calibri" w:hAnsi="Calibri"/>
          <w:sz w:val="24"/>
          <w:szCs w:val="24"/>
        </w:rPr>
        <w:t xml:space="preserve"> - the total amount of habitat for this analysis class, type, direction, layer, and barrier.  </w:t>
      </w:r>
    </w:p>
    <w:p w14:paraId="0F10F6A6" w14:textId="77777777" w:rsidR="00FF306F" w:rsidRDefault="00EC02AA" w:rsidP="003C3202">
      <w:pPr>
        <w:pStyle w:val="BodyText"/>
        <w:spacing w:after="120"/>
        <w:ind w:left="720" w:right="639"/>
        <w:rPr>
          <w:rFonts w:ascii="Calibri" w:hAnsi="Calibri"/>
          <w:sz w:val="24"/>
          <w:szCs w:val="24"/>
        </w:rPr>
      </w:pPr>
      <w:r w:rsidRPr="0020649F">
        <w:rPr>
          <w:rFonts w:ascii="Calibri" w:hAnsi="Calibri"/>
          <w:b/>
          <w:i/>
          <w:sz w:val="24"/>
          <w:szCs w:val="24"/>
        </w:rPr>
        <w:t>Unit</w:t>
      </w:r>
      <w:r>
        <w:rPr>
          <w:rFonts w:ascii="Calibri" w:hAnsi="Calibri"/>
          <w:sz w:val="24"/>
          <w:szCs w:val="24"/>
        </w:rPr>
        <w:t xml:space="preserve"> - the unit of the quantity reported.  </w:t>
      </w:r>
    </w:p>
    <w:p w14:paraId="18D2E891" w14:textId="77777777" w:rsidR="004961CF" w:rsidRDefault="004961CF" w:rsidP="00631335">
      <w:pPr>
        <w:pStyle w:val="BodyText"/>
        <w:spacing w:after="120"/>
        <w:ind w:left="180" w:right="639"/>
        <w:rPr>
          <w:rFonts w:ascii="Calibri" w:hAnsi="Calibri"/>
          <w:sz w:val="24"/>
          <w:szCs w:val="24"/>
        </w:rPr>
      </w:pPr>
    </w:p>
    <w:p w14:paraId="6E30C73C" w14:textId="77777777" w:rsidR="00EC02AA" w:rsidRDefault="00EC02AA" w:rsidP="00631335">
      <w:pPr>
        <w:pStyle w:val="BodyText"/>
        <w:spacing w:after="120"/>
        <w:ind w:left="180" w:right="639"/>
        <w:rPr>
          <w:rFonts w:ascii="Calibri" w:hAnsi="Calibri"/>
          <w:sz w:val="24"/>
          <w:szCs w:val="24"/>
        </w:rPr>
      </w:pPr>
      <w:r>
        <w:rPr>
          <w:rFonts w:ascii="Calibri" w:hAnsi="Calibri"/>
          <w:sz w:val="24"/>
          <w:szCs w:val="24"/>
        </w:rPr>
        <w:t>In the FIPEX results from an Advanced Analysis</w:t>
      </w:r>
      <w:r w:rsidR="004961CF">
        <w:rPr>
          <w:rFonts w:ascii="Calibri" w:hAnsi="Calibri"/>
          <w:sz w:val="24"/>
          <w:szCs w:val="24"/>
        </w:rPr>
        <w:t xml:space="preserve"> the horizontal shading will alternate for each barrier or flag (see below image).  </w:t>
      </w:r>
    </w:p>
    <w:p w14:paraId="60582A5A" w14:textId="77777777" w:rsidR="00FF306F" w:rsidRDefault="00FF306F" w:rsidP="00631335">
      <w:pPr>
        <w:pStyle w:val="BodyText"/>
        <w:spacing w:after="120"/>
        <w:ind w:left="180" w:right="639"/>
        <w:rPr>
          <w:rFonts w:ascii="Calibri" w:hAnsi="Calibri"/>
          <w:sz w:val="24"/>
          <w:szCs w:val="24"/>
        </w:rPr>
      </w:pPr>
    </w:p>
    <w:p w14:paraId="315DABB8" w14:textId="3D46FA83" w:rsidR="004961CF" w:rsidRDefault="00B058E7" w:rsidP="004961CF">
      <w:pPr>
        <w:pStyle w:val="BodyText"/>
        <w:keepNext/>
        <w:spacing w:after="120"/>
        <w:ind w:left="180" w:right="639"/>
      </w:pPr>
      <w:r>
        <w:rPr>
          <w:noProof/>
        </w:rPr>
        <w:lastRenderedPageBreak/>
        <w:drawing>
          <wp:inline distT="0" distB="0" distL="0" distR="0" wp14:anchorId="36965C6B" wp14:editId="592B247E">
            <wp:extent cx="5957570" cy="2978785"/>
            <wp:effectExtent l="0" t="0" r="5080" b="0"/>
            <wp:docPr id="121" name="Picture 1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A screenshot of a computer&#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957570" cy="2978785"/>
                    </a:xfrm>
                    <a:prstGeom prst="rect">
                      <a:avLst/>
                    </a:prstGeom>
                  </pic:spPr>
                </pic:pic>
              </a:graphicData>
            </a:graphic>
          </wp:inline>
        </w:drawing>
      </w:r>
    </w:p>
    <w:p w14:paraId="71917055" w14:textId="019177FB" w:rsidR="004961CF" w:rsidRDefault="004961CF" w:rsidP="004961CF">
      <w:pPr>
        <w:pStyle w:val="Caption"/>
        <w:rPr>
          <w:rFonts w:ascii="Calibri" w:hAnsi="Calibri"/>
          <w:sz w:val="24"/>
          <w:szCs w:val="24"/>
        </w:rPr>
      </w:pPr>
      <w:r>
        <w:t xml:space="preserve">Figure </w:t>
      </w:r>
      <w:r w:rsidR="0023278A">
        <w:fldChar w:fldCharType="begin"/>
      </w:r>
      <w:r w:rsidR="0023278A">
        <w:instrText xml:space="preserve"> SEQ Figure \* ARABIC </w:instrText>
      </w:r>
      <w:r w:rsidR="0023278A">
        <w:fldChar w:fldCharType="separate"/>
      </w:r>
      <w:r w:rsidR="00DE7F1A">
        <w:rPr>
          <w:noProof/>
        </w:rPr>
        <w:t>6</w:t>
      </w:r>
      <w:r w:rsidR="0023278A">
        <w:rPr>
          <w:noProof/>
        </w:rPr>
        <w:fldChar w:fldCharType="end"/>
      </w:r>
      <w:r>
        <w:t>: The summary output from an Advanced Analysis.</w:t>
      </w:r>
    </w:p>
    <w:p w14:paraId="738F5972" w14:textId="77777777" w:rsidR="004961CF" w:rsidRDefault="004961CF" w:rsidP="00631335">
      <w:pPr>
        <w:pStyle w:val="BodyText"/>
        <w:spacing w:after="120"/>
        <w:ind w:left="180" w:right="639"/>
        <w:rPr>
          <w:rFonts w:ascii="Calibri" w:hAnsi="Calibri"/>
          <w:sz w:val="24"/>
          <w:szCs w:val="24"/>
        </w:rPr>
      </w:pPr>
    </w:p>
    <w:p w14:paraId="5D677242" w14:textId="228E0418" w:rsidR="00330E1C" w:rsidRDefault="00A6703E" w:rsidP="00631335">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7B620957" wp14:editId="5720DB68">
                <wp:extent cx="5615940" cy="493395"/>
                <wp:effectExtent l="5080" t="8890" r="8255" b="12065"/>
                <wp:docPr id="50" name="Text Box 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493395"/>
                        </a:xfrm>
                        <a:prstGeom prst="rect">
                          <a:avLst/>
                        </a:prstGeom>
                        <a:solidFill>
                          <a:schemeClr val="tx1">
                            <a:lumMod val="65000"/>
                            <a:lumOff val="35000"/>
                          </a:schemeClr>
                        </a:solidFill>
                        <a:ln w="9525">
                          <a:solidFill>
                            <a:srgbClr val="000000"/>
                          </a:solidFill>
                          <a:miter lim="800000"/>
                          <a:headEnd/>
                          <a:tailEnd/>
                        </a:ln>
                      </wps:spPr>
                      <wps:txbx>
                        <w:txbxContent>
                          <w:p w14:paraId="6A423D17" w14:textId="77777777" w:rsidR="00386FF9" w:rsidRPr="00271A2E" w:rsidRDefault="00386FF9" w:rsidP="00330E1C">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Sometimes the output form will be pushed beneath ArcMap or other visible forms.  </w:t>
                            </w:r>
                          </w:p>
                          <w:p w14:paraId="0A2E884E" w14:textId="77777777" w:rsidR="00386FF9" w:rsidRPr="00626798" w:rsidRDefault="00386FF9" w:rsidP="00330E1C">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362FCFDC" w14:textId="77777777" w:rsidR="00386FF9" w:rsidRPr="000A743B" w:rsidRDefault="00386FF9" w:rsidP="00330E1C">
                            <w:pPr>
                              <w:ind w:right="639"/>
                            </w:pPr>
                          </w:p>
                        </w:txbxContent>
                      </wps:txbx>
                      <wps:bodyPr rot="0" vert="horz" wrap="square" lIns="91440" tIns="45720" rIns="91440" bIns="45720" anchor="t" anchorCtr="0" upright="1">
                        <a:noAutofit/>
                      </wps:bodyPr>
                    </wps:wsp>
                  </a:graphicData>
                </a:graphic>
              </wp:inline>
            </w:drawing>
          </mc:Choice>
          <mc:Fallback>
            <w:pict>
              <v:shape w14:anchorId="7B620957" id="Text Box 462" o:spid="_x0000_s1052" type="#_x0000_t202" style="width:442.2pt;height:3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" fillcolor="#5a5a5a [2109]">
                <v:textbox>
                  <w:txbxContent>
                    <w:p w14:paraId="6A423D17" w14:textId="77777777" w:rsidR="00386FF9" w:rsidRPr="00271A2E" w:rsidRDefault="00386FF9" w:rsidP="00330E1C">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Sometimes the output form will be pushed beneath ArcMap or other visible forms.  </w:t>
                      </w:r>
                    </w:p>
                    <w:p w14:paraId="0A2E884E" w14:textId="77777777" w:rsidR="00386FF9" w:rsidRPr="00626798" w:rsidRDefault="00386FF9" w:rsidP="00330E1C">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362FCFDC" w14:textId="77777777" w:rsidR="00386FF9" w:rsidRPr="000A743B" w:rsidRDefault="00386FF9" w:rsidP="00330E1C">
                      <w:pPr>
                        <w:ind w:right="639"/>
                      </w:pPr>
                    </w:p>
                  </w:txbxContent>
                </v:textbox>
                <w10:anchorlock/>
              </v:shape>
            </w:pict>
          </mc:Fallback>
        </mc:AlternateContent>
      </w:r>
    </w:p>
    <w:p w14:paraId="649733F4" w14:textId="77777777" w:rsidR="00330E1C" w:rsidRDefault="00330E1C" w:rsidP="00631335">
      <w:pPr>
        <w:pStyle w:val="BodyText"/>
        <w:spacing w:after="120"/>
        <w:ind w:left="180" w:right="639"/>
        <w:rPr>
          <w:rFonts w:ascii="Calibri" w:hAnsi="Calibri"/>
          <w:sz w:val="24"/>
          <w:szCs w:val="24"/>
        </w:rPr>
      </w:pPr>
    </w:p>
    <w:p w14:paraId="17B0F9A6" w14:textId="77777777" w:rsidR="0067159D" w:rsidRDefault="0067159D" w:rsidP="00C37A39">
      <w:pPr>
        <w:pStyle w:val="Heading2"/>
        <w:rPr>
          <w:lang w:val="en-CA"/>
        </w:rPr>
      </w:pPr>
      <w:bookmarkStart w:id="92" w:name="_Ref343718925"/>
      <w:bookmarkStart w:id="93" w:name="_Toc52020114"/>
      <w:r>
        <w:t>FIPEX Output Tables</w:t>
      </w:r>
      <w:bookmarkEnd w:id="92"/>
      <w:bookmarkEnd w:id="93"/>
      <w:r>
        <w:t xml:space="preserve"> </w:t>
      </w:r>
    </w:p>
    <w:p w14:paraId="7B661F41"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17CA0B88" w14:textId="77777777" w:rsidR="0004138A" w:rsidRPr="0004138A" w:rsidRDefault="0004138A" w:rsidP="0004138A">
      <w:pPr>
        <w:rPr>
          <w:lang w:eastAsia="ru-RU"/>
        </w:rPr>
      </w:pPr>
    </w:p>
    <w:p w14:paraId="3D293141" w14:textId="77777777" w:rsidR="004961CF" w:rsidRDefault="004961CF" w:rsidP="00631335">
      <w:pPr>
        <w:pStyle w:val="BodyText"/>
        <w:spacing w:after="120"/>
        <w:ind w:left="180" w:right="639"/>
        <w:rPr>
          <w:rFonts w:ascii="Calibri" w:hAnsi="Calibri"/>
          <w:sz w:val="24"/>
          <w:szCs w:val="24"/>
        </w:rPr>
      </w:pPr>
      <w:r>
        <w:rPr>
          <w:rFonts w:ascii="Calibri" w:hAnsi="Calibri"/>
          <w:sz w:val="24"/>
          <w:szCs w:val="24"/>
        </w:rPr>
        <w:t xml:space="preserve">Optionally, an Advanced Analysis will output to non-spatial geodatabase tables. </w:t>
      </w:r>
      <w:r w:rsidR="00C37A39">
        <w:rPr>
          <w:rFonts w:ascii="Calibri" w:hAnsi="Calibri"/>
          <w:sz w:val="24"/>
          <w:szCs w:val="24"/>
        </w:rPr>
        <w:t xml:space="preserve">These tables are easily exported to XLS, CSV, DBF or other common formats.  The tables are designed to be joined or related (either with each other or with spatial layers).  </w:t>
      </w:r>
      <w:r>
        <w:rPr>
          <w:rFonts w:ascii="Calibri" w:hAnsi="Calibri"/>
          <w:sz w:val="24"/>
          <w:szCs w:val="24"/>
        </w:rPr>
        <w:t xml:space="preserve"> </w:t>
      </w:r>
    </w:p>
    <w:p w14:paraId="70536413" w14:textId="546EA434" w:rsidR="00C37A39" w:rsidRDefault="007F7243" w:rsidP="00C37A39">
      <w:pPr>
        <w:pStyle w:val="BodyText"/>
        <w:keepNext/>
        <w:spacing w:after="120"/>
        <w:ind w:left="180" w:right="639"/>
      </w:pPr>
      <w:r>
        <w:rPr>
          <w:noProof/>
        </w:rPr>
        <w:drawing>
          <wp:inline distT="0" distB="0" distL="0" distR="0" wp14:anchorId="2A354753" wp14:editId="088766C1">
            <wp:extent cx="3727642" cy="2095608"/>
            <wp:effectExtent l="0" t="0" r="6350" b="0"/>
            <wp:docPr id="124" name="Picture 1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 email&#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727642" cy="2095608"/>
                    </a:xfrm>
                    <a:prstGeom prst="rect">
                      <a:avLst/>
                    </a:prstGeom>
                  </pic:spPr>
                </pic:pic>
              </a:graphicData>
            </a:graphic>
          </wp:inline>
        </w:drawing>
      </w:r>
    </w:p>
    <w:p w14:paraId="4A332875" w14:textId="17469F30" w:rsidR="004961CF" w:rsidRDefault="00C37A39" w:rsidP="00C37A39">
      <w:pPr>
        <w:pStyle w:val="Caption"/>
      </w:pPr>
      <w:r>
        <w:t xml:space="preserve">Figure </w:t>
      </w:r>
      <w:r w:rsidR="0023278A">
        <w:fldChar w:fldCharType="begin"/>
      </w:r>
      <w:r w:rsidR="0023278A">
        <w:instrText xml:space="preserve"> SEQ Figure \* ARABIC </w:instrText>
      </w:r>
      <w:r w:rsidR="0023278A">
        <w:fldChar w:fldCharType="separate"/>
      </w:r>
      <w:r w:rsidR="00DE7F1A">
        <w:rPr>
          <w:noProof/>
        </w:rPr>
        <w:t>7</w:t>
      </w:r>
      <w:r w:rsidR="0023278A">
        <w:rPr>
          <w:noProof/>
        </w:rPr>
        <w:fldChar w:fldCharType="end"/>
      </w:r>
      <w:r>
        <w:t>: The table output section in the Advanced Tab</w:t>
      </w:r>
    </w:p>
    <w:p w14:paraId="27A3FE93" w14:textId="77777777" w:rsidR="00C37A39" w:rsidRDefault="00C37A39" w:rsidP="00C37A39"/>
    <w:p w14:paraId="596A20B9" w14:textId="77777777" w:rsidR="00C37A39" w:rsidRDefault="00C37A39" w:rsidP="00C37A39">
      <w:r>
        <w:lastRenderedPageBreak/>
        <w:t xml:space="preserve">The following tables can be created: Connectivity, Habitat, and Metrics tables.  </w:t>
      </w:r>
      <w:r w:rsidR="00330E1C">
        <w:t xml:space="preserve">These tables will be output to the geodatabase specified in the FIPEX Options Advanced Tab.  </w:t>
      </w:r>
    </w:p>
    <w:p w14:paraId="57763272" w14:textId="77777777" w:rsidR="00330E1C" w:rsidRPr="00C37A39" w:rsidRDefault="00330E1C" w:rsidP="00C37A39"/>
    <w:p w14:paraId="6C7A2610" w14:textId="00DCCDFF" w:rsidR="00C37A39" w:rsidRDefault="00A6703E" w:rsidP="00631335">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77ED18A0" wp14:editId="54B00C83">
                <wp:extent cx="5615940" cy="667385"/>
                <wp:effectExtent l="5080" t="5080" r="8255" b="13335"/>
                <wp:docPr id="49" name="Text Box 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667385"/>
                        </a:xfrm>
                        <a:prstGeom prst="rect">
                          <a:avLst/>
                        </a:prstGeom>
                        <a:solidFill>
                          <a:schemeClr val="tx1">
                            <a:lumMod val="65000"/>
                            <a:lumOff val="35000"/>
                          </a:schemeClr>
                        </a:solidFill>
                        <a:ln w="9525">
                          <a:solidFill>
                            <a:srgbClr val="000000"/>
                          </a:solidFill>
                          <a:miter lim="800000"/>
                          <a:headEnd/>
                          <a:tailEnd/>
                        </a:ln>
                      </wps:spPr>
                      <wps:txbx>
                        <w:txbxContent>
                          <w:p w14:paraId="0DDE7949" w14:textId="77777777" w:rsidR="00386FF9" w:rsidRPr="00626798" w:rsidRDefault="00386FF9" w:rsidP="00330E1C">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A unique, random five character code will be generated and used as a suffix for tables generated by an Advanced Analysis.  This is to help identify tables associated with a single analysis. </w:t>
                            </w:r>
                          </w:p>
                          <w:p w14:paraId="2ADFA19D" w14:textId="77777777" w:rsidR="00386FF9" w:rsidRPr="000A743B" w:rsidRDefault="00386FF9" w:rsidP="00330E1C">
                            <w:pPr>
                              <w:ind w:right="639"/>
                            </w:pPr>
                          </w:p>
                        </w:txbxContent>
                      </wps:txbx>
                      <wps:bodyPr rot="0" vert="horz" wrap="square" lIns="91440" tIns="45720" rIns="91440" bIns="45720" anchor="t" anchorCtr="0" upright="1">
                        <a:noAutofit/>
                      </wps:bodyPr>
                    </wps:wsp>
                  </a:graphicData>
                </a:graphic>
              </wp:inline>
            </w:drawing>
          </mc:Choice>
          <mc:Fallback>
            <w:pict>
              <v:shape w14:anchorId="77ED18A0" id="Text Box 461" o:spid="_x0000_s1053" type="#_x0000_t202" style="width:442.2pt;height:5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" fillcolor="#5a5a5a [2109]">
                <v:textbox>
                  <w:txbxContent>
                    <w:p w14:paraId="0DDE7949" w14:textId="77777777" w:rsidR="00386FF9" w:rsidRPr="00626798" w:rsidRDefault="00386FF9" w:rsidP="00330E1C">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A unique, random </w:t>
                      </w:r>
                      <w:proofErr w:type="gramStart"/>
                      <w:r>
                        <w:rPr>
                          <w:rFonts w:ascii="Calibri" w:hAnsi="Calibri"/>
                          <w:color w:val="FFFFFF" w:themeColor="background1"/>
                          <w:sz w:val="24"/>
                          <w:szCs w:val="24"/>
                        </w:rPr>
                        <w:t>five character</w:t>
                      </w:r>
                      <w:proofErr w:type="gramEnd"/>
                      <w:r>
                        <w:rPr>
                          <w:rFonts w:ascii="Calibri" w:hAnsi="Calibri"/>
                          <w:color w:val="FFFFFF" w:themeColor="background1"/>
                          <w:sz w:val="24"/>
                          <w:szCs w:val="24"/>
                        </w:rPr>
                        <w:t xml:space="preserve"> code will be generated and used as a suffix for tables generated by an Advanced Analysis.  This is to help identify tables associated with a single analysis. </w:t>
                      </w:r>
                    </w:p>
                    <w:p w14:paraId="2ADFA19D" w14:textId="77777777" w:rsidR="00386FF9" w:rsidRPr="000A743B" w:rsidRDefault="00386FF9" w:rsidP="00330E1C">
                      <w:pPr>
                        <w:ind w:right="639"/>
                      </w:pPr>
                    </w:p>
                  </w:txbxContent>
                </v:textbox>
                <w10:anchorlock/>
              </v:shape>
            </w:pict>
          </mc:Fallback>
        </mc:AlternateContent>
      </w:r>
    </w:p>
    <w:p w14:paraId="25132E2C" w14:textId="77777777" w:rsidR="00330E1C" w:rsidRDefault="00330E1C" w:rsidP="00631335">
      <w:pPr>
        <w:pStyle w:val="BodyText"/>
        <w:spacing w:after="120"/>
        <w:ind w:left="180" w:right="639"/>
        <w:rPr>
          <w:rFonts w:ascii="Calibri" w:hAnsi="Calibri"/>
          <w:sz w:val="24"/>
          <w:szCs w:val="24"/>
        </w:rPr>
      </w:pPr>
    </w:p>
    <w:p w14:paraId="6BDF1949" w14:textId="77777777" w:rsidR="00330E1C" w:rsidRDefault="00330E1C" w:rsidP="001847AF">
      <w:pPr>
        <w:pStyle w:val="Heading3"/>
      </w:pPr>
      <w:bookmarkStart w:id="94" w:name="_Toc52020115"/>
      <w:r>
        <w:t>The Habitat Table</w:t>
      </w:r>
      <w:bookmarkEnd w:id="94"/>
    </w:p>
    <w:p w14:paraId="68D9F469" w14:textId="77777777" w:rsidR="00330E1C" w:rsidRDefault="00330E1C" w:rsidP="00631335">
      <w:pPr>
        <w:pStyle w:val="BodyText"/>
        <w:spacing w:after="120"/>
        <w:ind w:left="180" w:right="639"/>
        <w:rPr>
          <w:rFonts w:ascii="Calibri" w:hAnsi="Calibri"/>
          <w:sz w:val="24"/>
          <w:szCs w:val="24"/>
        </w:rPr>
      </w:pPr>
      <w:r>
        <w:rPr>
          <w:rFonts w:ascii="Calibri" w:hAnsi="Calibri"/>
          <w:sz w:val="24"/>
          <w:szCs w:val="24"/>
        </w:rPr>
        <w:t xml:space="preserve">The Habitat table contains network quantity results returned for each barrier and sink used in the Advanced Analysis.  </w:t>
      </w:r>
      <w:r w:rsidR="00E52158">
        <w:rPr>
          <w:rFonts w:ascii="Calibri" w:hAnsi="Calibri"/>
          <w:sz w:val="24"/>
          <w:szCs w:val="24"/>
        </w:rPr>
        <w:t>The following fields are used</w:t>
      </w:r>
    </w:p>
    <w:p w14:paraId="0C8259C2" w14:textId="77777777" w:rsidR="00E52158" w:rsidRDefault="00E52158" w:rsidP="003C3202">
      <w:pPr>
        <w:pStyle w:val="BodyText"/>
        <w:spacing w:after="120"/>
        <w:ind w:left="720" w:right="639"/>
        <w:rPr>
          <w:rFonts w:ascii="Calibri" w:hAnsi="Calibri"/>
          <w:sz w:val="24"/>
          <w:szCs w:val="24"/>
        </w:rPr>
      </w:pPr>
      <w:r w:rsidRPr="0020649F">
        <w:rPr>
          <w:rFonts w:ascii="Calibri" w:hAnsi="Calibri"/>
          <w:b/>
          <w:i/>
          <w:sz w:val="24"/>
          <w:szCs w:val="24"/>
        </w:rPr>
        <w:t>ObjectID</w:t>
      </w:r>
      <w:r w:rsidRPr="0020649F">
        <w:rPr>
          <w:rFonts w:ascii="Calibri" w:hAnsi="Calibri"/>
          <w:i/>
          <w:sz w:val="24"/>
          <w:szCs w:val="24"/>
        </w:rPr>
        <w:t xml:space="preserve"> </w:t>
      </w:r>
      <w:r>
        <w:rPr>
          <w:rFonts w:ascii="Calibri" w:hAnsi="Calibri"/>
          <w:sz w:val="24"/>
          <w:szCs w:val="24"/>
        </w:rPr>
        <w:t xml:space="preserve">- Unique object ID for each row in the table. </w:t>
      </w:r>
    </w:p>
    <w:p w14:paraId="7FBA1362" w14:textId="77777777" w:rsidR="00E52158" w:rsidRDefault="00E52158" w:rsidP="003C3202">
      <w:pPr>
        <w:pStyle w:val="BodyText"/>
        <w:spacing w:after="120"/>
        <w:ind w:left="720" w:right="639"/>
        <w:rPr>
          <w:rFonts w:ascii="Calibri" w:hAnsi="Calibri"/>
          <w:sz w:val="24"/>
          <w:szCs w:val="24"/>
        </w:rPr>
      </w:pPr>
      <w:r w:rsidRPr="0020649F">
        <w:rPr>
          <w:rFonts w:ascii="Calibri" w:hAnsi="Calibri"/>
          <w:b/>
          <w:i/>
          <w:sz w:val="24"/>
          <w:szCs w:val="24"/>
        </w:rPr>
        <w:t>Sink ID</w:t>
      </w:r>
      <w:r>
        <w:rPr>
          <w:rFonts w:ascii="Calibri" w:hAnsi="Calibri"/>
          <w:sz w:val="24"/>
          <w:szCs w:val="24"/>
        </w:rPr>
        <w:t xml:space="preserve"> - The unique ID of the flag / sink.  The ID field</w:t>
      </w:r>
      <w:r w:rsidR="001847AF">
        <w:rPr>
          <w:rFonts w:ascii="Calibri" w:hAnsi="Calibri"/>
          <w:sz w:val="24"/>
          <w:szCs w:val="24"/>
        </w:rPr>
        <w:t xml:space="preserve"> used is set to the ObjectID in the sink layer. </w:t>
      </w:r>
    </w:p>
    <w:p w14:paraId="20868160"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Sink EID</w:t>
      </w:r>
      <w:r>
        <w:rPr>
          <w:rFonts w:ascii="Calibri" w:hAnsi="Calibri"/>
          <w:sz w:val="24"/>
          <w:szCs w:val="24"/>
        </w:rPr>
        <w:t xml:space="preserve"> - The unique 'Element ID' of the sink.  The EID is a hidden ID created and used by the geometric network. </w:t>
      </w:r>
    </w:p>
    <w:p w14:paraId="631E1391"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bID (Barrier ID)</w:t>
      </w:r>
      <w:r>
        <w:rPr>
          <w:rFonts w:ascii="Calibri" w:hAnsi="Calibri"/>
          <w:sz w:val="24"/>
          <w:szCs w:val="24"/>
        </w:rPr>
        <w:t xml:space="preserve"> - The barrier ID set by the user in FIPEX Options Barriers Tab.  </w:t>
      </w:r>
    </w:p>
    <w:p w14:paraId="13E19DC3"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barrEID (Barrier EID)</w:t>
      </w:r>
      <w:r>
        <w:rPr>
          <w:rFonts w:ascii="Calibri" w:hAnsi="Calibri"/>
          <w:sz w:val="24"/>
          <w:szCs w:val="24"/>
        </w:rPr>
        <w:t xml:space="preserve"> - The unique 'Element ID' of the barrier.  The EID is a hidden ID created and used by the geometric network.  </w:t>
      </w:r>
    </w:p>
    <w:p w14:paraId="516DED86"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Node Type</w:t>
      </w:r>
      <w:r>
        <w:rPr>
          <w:rFonts w:ascii="Calibri" w:hAnsi="Calibri"/>
          <w:sz w:val="24"/>
          <w:szCs w:val="24"/>
        </w:rPr>
        <w:t xml:space="preserve"> - Determined by the presence / absence of a barrier marker. Can be 'Barrier', 'Sink', or 'Flag - Node.'</w:t>
      </w:r>
    </w:p>
    <w:p w14:paraId="013E038D"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Habitat Layer</w:t>
      </w:r>
      <w:r w:rsidRPr="0020649F">
        <w:rPr>
          <w:rFonts w:ascii="Calibri" w:hAnsi="Calibri"/>
          <w:i/>
          <w:sz w:val="24"/>
          <w:szCs w:val="24"/>
        </w:rPr>
        <w:t xml:space="preserve"> </w:t>
      </w:r>
      <w:r>
        <w:rPr>
          <w:rFonts w:ascii="Calibri" w:hAnsi="Calibri"/>
          <w:sz w:val="24"/>
          <w:szCs w:val="24"/>
        </w:rPr>
        <w:t xml:space="preserve">- The layer of the output quantity for this row in the table. </w:t>
      </w:r>
    </w:p>
    <w:p w14:paraId="431AF1D8"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Direction</w:t>
      </w:r>
      <w:r>
        <w:rPr>
          <w:rFonts w:ascii="Calibri" w:hAnsi="Calibri"/>
          <w:sz w:val="24"/>
          <w:szCs w:val="24"/>
        </w:rPr>
        <w:t xml:space="preserve"> - </w:t>
      </w:r>
      <w:r w:rsidR="0016539F">
        <w:rPr>
          <w:rFonts w:ascii="Calibri" w:hAnsi="Calibri"/>
          <w:sz w:val="24"/>
          <w:szCs w:val="24"/>
        </w:rPr>
        <w:t xml:space="preserve">The direction of the trace for this row.  Can be 'upstream' or 'downstream'. Determined in the FIPEX Options General Tab.  </w:t>
      </w:r>
    </w:p>
    <w:p w14:paraId="7BBCB918" w14:textId="77777777" w:rsidR="0016539F" w:rsidRDefault="0016539F" w:rsidP="003C3202">
      <w:pPr>
        <w:pStyle w:val="BodyText"/>
        <w:spacing w:after="120"/>
        <w:ind w:left="720" w:right="639"/>
        <w:rPr>
          <w:rFonts w:ascii="Calibri" w:hAnsi="Calibri"/>
          <w:sz w:val="24"/>
          <w:szCs w:val="24"/>
        </w:rPr>
      </w:pPr>
      <w:r w:rsidRPr="0020649F">
        <w:rPr>
          <w:rFonts w:ascii="Calibri" w:hAnsi="Calibri"/>
          <w:b/>
          <w:i/>
          <w:sz w:val="24"/>
          <w:szCs w:val="24"/>
        </w:rPr>
        <w:t xml:space="preserve">Trace Type </w:t>
      </w:r>
      <w:r>
        <w:rPr>
          <w:rFonts w:ascii="Calibri" w:hAnsi="Calibri"/>
          <w:sz w:val="24"/>
          <w:szCs w:val="24"/>
        </w:rPr>
        <w:t xml:space="preserve">- The type of trace for this row.  Can be 'Immediate', 'total', or 'path'.  Determined in the FIPEX Options General Tab.  </w:t>
      </w:r>
    </w:p>
    <w:p w14:paraId="1215B9EB" w14:textId="77777777" w:rsidR="0020649F" w:rsidRDefault="00903344" w:rsidP="003C3202">
      <w:pPr>
        <w:pStyle w:val="BodyText"/>
        <w:spacing w:after="120"/>
        <w:ind w:left="720" w:right="639"/>
        <w:rPr>
          <w:rFonts w:ascii="Calibri" w:hAnsi="Calibri"/>
          <w:sz w:val="24"/>
          <w:szCs w:val="24"/>
        </w:rPr>
      </w:pPr>
      <w:r w:rsidRPr="0020649F">
        <w:rPr>
          <w:rFonts w:ascii="Calibri" w:hAnsi="Calibri"/>
          <w:b/>
          <w:i/>
          <w:sz w:val="24"/>
          <w:szCs w:val="24"/>
        </w:rPr>
        <w:t>Habitat Class</w:t>
      </w:r>
      <w:r>
        <w:rPr>
          <w:rFonts w:ascii="Calibri" w:hAnsi="Calibri"/>
          <w:sz w:val="24"/>
          <w:szCs w:val="24"/>
        </w:rPr>
        <w:t xml:space="preserve"> - </w:t>
      </w:r>
      <w:r w:rsidR="0020649F">
        <w:rPr>
          <w:rFonts w:ascii="Calibri" w:hAnsi="Calibri"/>
          <w:sz w:val="24"/>
          <w:szCs w:val="24"/>
        </w:rPr>
        <w:t xml:space="preserve">the unique class, if specified in (FIPEX Options General Tab), that the results in the row belong to (specific to the Layer, Direction, and Type). </w:t>
      </w:r>
    </w:p>
    <w:p w14:paraId="668A2AEF" w14:textId="77777777" w:rsidR="0020649F"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Habitat Class Field</w:t>
      </w:r>
      <w:r>
        <w:rPr>
          <w:rFonts w:ascii="Calibri" w:hAnsi="Calibri"/>
          <w:sz w:val="24"/>
          <w:szCs w:val="24"/>
        </w:rPr>
        <w:t xml:space="preserve"> - reports the field used for the layer in this row (if specified in FIPEX Options General Tab) for the unique class designation. </w:t>
      </w:r>
    </w:p>
    <w:p w14:paraId="5D9E065D" w14:textId="77777777" w:rsidR="0020649F"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Habitat Quantity Field</w:t>
      </w:r>
      <w:r>
        <w:rPr>
          <w:rFonts w:ascii="Calibri" w:hAnsi="Calibri"/>
          <w:sz w:val="24"/>
          <w:szCs w:val="24"/>
        </w:rPr>
        <w:t xml:space="preserve"> - reports the quantity of network for this sink/barrier, layer, direction, trace type, class (optional).  </w:t>
      </w:r>
    </w:p>
    <w:p w14:paraId="1266FB13" w14:textId="77777777" w:rsidR="00903344"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Unit Measure</w:t>
      </w:r>
      <w:r>
        <w:rPr>
          <w:rFonts w:ascii="Calibri" w:hAnsi="Calibri"/>
          <w:sz w:val="24"/>
          <w:szCs w:val="24"/>
        </w:rPr>
        <w:t xml:space="preserve"> - the unit of measure for the </w:t>
      </w:r>
      <w:r w:rsidRPr="0020649F">
        <w:rPr>
          <w:rFonts w:ascii="Calibri" w:hAnsi="Calibri"/>
          <w:b/>
          <w:i/>
          <w:sz w:val="24"/>
          <w:szCs w:val="24"/>
        </w:rPr>
        <w:t>Habitat Quantity Field</w:t>
      </w:r>
      <w:r>
        <w:rPr>
          <w:rFonts w:ascii="Calibri" w:hAnsi="Calibri"/>
          <w:sz w:val="24"/>
          <w:szCs w:val="24"/>
        </w:rPr>
        <w:t xml:space="preserve">.  </w:t>
      </w:r>
    </w:p>
    <w:p w14:paraId="13BAC0DA" w14:textId="77777777" w:rsidR="003F45D9" w:rsidRDefault="003F45D9" w:rsidP="00631335">
      <w:pPr>
        <w:pStyle w:val="BodyText"/>
        <w:spacing w:after="120"/>
        <w:ind w:left="180" w:right="639"/>
        <w:rPr>
          <w:rFonts w:ascii="Calibri" w:hAnsi="Calibri"/>
          <w:sz w:val="24"/>
          <w:szCs w:val="24"/>
        </w:rPr>
      </w:pPr>
    </w:p>
    <w:p w14:paraId="7E852077" w14:textId="77777777" w:rsidR="002461A6" w:rsidRDefault="002461A6" w:rsidP="00FF5A1B">
      <w:pPr>
        <w:pStyle w:val="Heading3"/>
        <w:rPr>
          <w:lang w:val="en-CA"/>
        </w:rPr>
      </w:pPr>
      <w:bookmarkStart w:id="95" w:name="_Toc52020116"/>
      <w:r w:rsidRPr="002461A6">
        <w:t>The Metrics Table</w:t>
      </w:r>
      <w:bookmarkEnd w:id="95"/>
    </w:p>
    <w:p w14:paraId="543B7B0D"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08EC8B73" w14:textId="77777777" w:rsidR="0004138A" w:rsidRPr="0004138A" w:rsidRDefault="0004138A" w:rsidP="0004138A">
      <w:pPr>
        <w:rPr>
          <w:lang w:eastAsia="ru-RU"/>
        </w:rPr>
      </w:pPr>
    </w:p>
    <w:p w14:paraId="75AE7990" w14:textId="77777777" w:rsidR="003F45D9" w:rsidRDefault="002461A6" w:rsidP="00631335">
      <w:pPr>
        <w:pStyle w:val="BodyText"/>
        <w:spacing w:after="120"/>
        <w:ind w:left="180" w:right="639"/>
        <w:rPr>
          <w:rFonts w:ascii="Calibri" w:hAnsi="Calibri"/>
          <w:sz w:val="24"/>
          <w:szCs w:val="24"/>
        </w:rPr>
      </w:pPr>
      <w:r>
        <w:rPr>
          <w:rFonts w:ascii="Calibri" w:hAnsi="Calibri"/>
          <w:sz w:val="24"/>
          <w:szCs w:val="24"/>
        </w:rPr>
        <w:t xml:space="preserve">The Metrics table contains one or many metrics for the sinks / barriers encountered during an Advanced Analysis.  </w:t>
      </w:r>
      <w:r w:rsidR="0006424C">
        <w:rPr>
          <w:rFonts w:ascii="Calibri" w:hAnsi="Calibri"/>
          <w:sz w:val="24"/>
          <w:szCs w:val="24"/>
        </w:rPr>
        <w:t>The following fields are used:</w:t>
      </w:r>
    </w:p>
    <w:p w14:paraId="417A91C2"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ObjectID</w:t>
      </w:r>
      <w:r w:rsidRPr="0020649F">
        <w:rPr>
          <w:rFonts w:ascii="Calibri" w:hAnsi="Calibri"/>
          <w:i/>
          <w:sz w:val="24"/>
          <w:szCs w:val="24"/>
        </w:rPr>
        <w:t xml:space="preserve"> </w:t>
      </w:r>
      <w:r>
        <w:rPr>
          <w:rFonts w:ascii="Calibri" w:hAnsi="Calibri"/>
          <w:sz w:val="24"/>
          <w:szCs w:val="24"/>
        </w:rPr>
        <w:t xml:space="preserve">- Unique object ID for each row in the table. </w:t>
      </w:r>
    </w:p>
    <w:p w14:paraId="1636907A"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Sink ID</w:t>
      </w:r>
      <w:r>
        <w:rPr>
          <w:rFonts w:ascii="Calibri" w:hAnsi="Calibri"/>
          <w:sz w:val="24"/>
          <w:szCs w:val="24"/>
        </w:rPr>
        <w:t xml:space="preserve"> - The unique ID of the flag / sink.  The ID field used is set to the ObjectID in the sink layer. </w:t>
      </w:r>
    </w:p>
    <w:p w14:paraId="4651595C"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Sink EID</w:t>
      </w:r>
      <w:r>
        <w:rPr>
          <w:rFonts w:ascii="Calibri" w:hAnsi="Calibri"/>
          <w:sz w:val="24"/>
          <w:szCs w:val="24"/>
        </w:rPr>
        <w:t xml:space="preserve"> - The unique 'Element ID' of the sink.  The EID is a hidden ID created and used by the geometric network. </w:t>
      </w:r>
    </w:p>
    <w:p w14:paraId="39DDEB60"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bID (Barrier ID)</w:t>
      </w:r>
      <w:r>
        <w:rPr>
          <w:rFonts w:ascii="Calibri" w:hAnsi="Calibri"/>
          <w:sz w:val="24"/>
          <w:szCs w:val="24"/>
        </w:rPr>
        <w:t xml:space="preserve"> - The barrier ID set by the user in FIPEX Options Barriers Tab.  </w:t>
      </w:r>
    </w:p>
    <w:p w14:paraId="119B8A42"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barrEID (Barrier EID)</w:t>
      </w:r>
      <w:r>
        <w:rPr>
          <w:rFonts w:ascii="Calibri" w:hAnsi="Calibri"/>
          <w:sz w:val="24"/>
          <w:szCs w:val="24"/>
        </w:rPr>
        <w:t xml:space="preserve"> - The unique 'Element ID' of the barrier.  The EID is a hidden ID created and used by the geometric network.  </w:t>
      </w:r>
    </w:p>
    <w:p w14:paraId="1713CB4A"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Node Type</w:t>
      </w:r>
      <w:r>
        <w:rPr>
          <w:rFonts w:ascii="Calibri" w:hAnsi="Calibri"/>
          <w:sz w:val="24"/>
          <w:szCs w:val="24"/>
        </w:rPr>
        <w:t xml:space="preserve"> - Determined by the presence / absence of a barrier marker. Can be 'Barrier', 'Sink', or 'Flag - Node.'</w:t>
      </w:r>
    </w:p>
    <w:p w14:paraId="6D6A8A08" w14:textId="77777777" w:rsidR="0006424C" w:rsidRDefault="0006424C" w:rsidP="0006424C">
      <w:pPr>
        <w:pStyle w:val="BodyText"/>
        <w:spacing w:after="120"/>
        <w:ind w:left="720" w:right="639"/>
        <w:rPr>
          <w:rFonts w:ascii="Calibri" w:hAnsi="Calibri"/>
          <w:sz w:val="24"/>
          <w:szCs w:val="24"/>
        </w:rPr>
      </w:pPr>
      <w:r w:rsidRPr="0006424C">
        <w:rPr>
          <w:rFonts w:ascii="Calibri" w:hAnsi="Calibri"/>
          <w:b/>
          <w:sz w:val="24"/>
          <w:szCs w:val="24"/>
        </w:rPr>
        <w:t>Metric Name</w:t>
      </w:r>
      <w:r>
        <w:rPr>
          <w:rFonts w:ascii="Calibri" w:hAnsi="Calibri"/>
          <w:sz w:val="24"/>
          <w:szCs w:val="24"/>
        </w:rPr>
        <w:t xml:space="preserve"> - The name of the metric for this row (currently limited to 'permeability', 'DCIp', 'DCId', and 'DCI Segmental'. </w:t>
      </w:r>
    </w:p>
    <w:p w14:paraId="2B3E3EEE" w14:textId="77777777" w:rsidR="0006424C" w:rsidRDefault="0006424C" w:rsidP="0006424C">
      <w:pPr>
        <w:pStyle w:val="BodyText"/>
        <w:spacing w:after="120"/>
        <w:ind w:left="720" w:right="639"/>
        <w:rPr>
          <w:rFonts w:ascii="Calibri" w:hAnsi="Calibri"/>
          <w:sz w:val="24"/>
          <w:szCs w:val="24"/>
        </w:rPr>
      </w:pPr>
      <w:r w:rsidRPr="0006424C">
        <w:rPr>
          <w:rFonts w:ascii="Calibri" w:hAnsi="Calibri"/>
          <w:b/>
          <w:sz w:val="24"/>
          <w:szCs w:val="24"/>
        </w:rPr>
        <w:t>Metric</w:t>
      </w:r>
      <w:r>
        <w:rPr>
          <w:rFonts w:ascii="Calibri" w:hAnsi="Calibri"/>
          <w:sz w:val="24"/>
          <w:szCs w:val="24"/>
        </w:rPr>
        <w:t xml:space="preserve"> - The metric value (type 'double'). </w:t>
      </w:r>
    </w:p>
    <w:p w14:paraId="0E010B34" w14:textId="77777777" w:rsidR="002461A6" w:rsidRDefault="002461A6" w:rsidP="00631335">
      <w:pPr>
        <w:pStyle w:val="BodyText"/>
        <w:spacing w:after="120"/>
        <w:ind w:left="180" w:right="639"/>
        <w:rPr>
          <w:rFonts w:ascii="Calibri" w:hAnsi="Calibri"/>
          <w:sz w:val="24"/>
          <w:szCs w:val="24"/>
        </w:rPr>
      </w:pPr>
    </w:p>
    <w:p w14:paraId="59177C17" w14:textId="77777777" w:rsidR="0067159D" w:rsidRPr="0006424C" w:rsidRDefault="0067159D" w:rsidP="00631335">
      <w:pPr>
        <w:pStyle w:val="BodyText"/>
        <w:spacing w:after="120"/>
        <w:ind w:left="180" w:right="639"/>
        <w:rPr>
          <w:rFonts w:ascii="Calibri" w:hAnsi="Calibri"/>
          <w:b/>
          <w:sz w:val="24"/>
          <w:szCs w:val="24"/>
        </w:rPr>
      </w:pPr>
      <w:r w:rsidRPr="0006424C">
        <w:rPr>
          <w:rFonts w:ascii="Calibri" w:hAnsi="Calibri"/>
          <w:b/>
          <w:sz w:val="24"/>
          <w:szCs w:val="24"/>
        </w:rPr>
        <w:t>The Connectivity Table</w:t>
      </w:r>
    </w:p>
    <w:p w14:paraId="75007304" w14:textId="77777777" w:rsidR="00C37A39" w:rsidRDefault="00330E1C" w:rsidP="00631335">
      <w:pPr>
        <w:pStyle w:val="BodyText"/>
        <w:spacing w:after="120"/>
        <w:ind w:left="180" w:right="639"/>
        <w:rPr>
          <w:rFonts w:ascii="Calibri" w:hAnsi="Calibri"/>
          <w:sz w:val="24"/>
          <w:szCs w:val="24"/>
        </w:rPr>
      </w:pPr>
      <w:r>
        <w:rPr>
          <w:rFonts w:ascii="Calibri" w:hAnsi="Calibri"/>
          <w:sz w:val="24"/>
          <w:szCs w:val="24"/>
        </w:rPr>
        <w:t>The connect</w:t>
      </w:r>
      <w:r w:rsidR="0006424C">
        <w:rPr>
          <w:rFonts w:ascii="Calibri" w:hAnsi="Calibri"/>
          <w:sz w:val="24"/>
          <w:szCs w:val="24"/>
        </w:rPr>
        <w:t>ivity t</w:t>
      </w:r>
      <w:r w:rsidR="00D02351">
        <w:rPr>
          <w:rFonts w:ascii="Calibri" w:hAnsi="Calibri"/>
          <w:sz w:val="24"/>
          <w:szCs w:val="24"/>
        </w:rPr>
        <w:t xml:space="preserve">able contains the barrier-barrier topology of the network, as analyzed by FIPEX.  This table can be useful in troubleshooting network connectivity; it should help ensure that any given barrier has only one downstream barrier (maintaining dendritic topology).  The columns include: </w:t>
      </w:r>
    </w:p>
    <w:p w14:paraId="2D49598A" w14:textId="77777777" w:rsidR="00D02351" w:rsidRDefault="00D02351" w:rsidP="00D02351">
      <w:pPr>
        <w:pStyle w:val="BodyText"/>
        <w:spacing w:after="120"/>
        <w:ind w:left="720" w:right="639"/>
        <w:rPr>
          <w:rFonts w:ascii="Calibri" w:hAnsi="Calibri"/>
          <w:sz w:val="24"/>
          <w:szCs w:val="24"/>
        </w:rPr>
      </w:pPr>
      <w:r w:rsidRPr="0020649F">
        <w:rPr>
          <w:rFonts w:ascii="Calibri" w:hAnsi="Calibri"/>
          <w:b/>
          <w:i/>
          <w:sz w:val="24"/>
          <w:szCs w:val="24"/>
        </w:rPr>
        <w:t>ObjectID</w:t>
      </w:r>
      <w:r w:rsidRPr="0020649F">
        <w:rPr>
          <w:rFonts w:ascii="Calibri" w:hAnsi="Calibri"/>
          <w:i/>
          <w:sz w:val="24"/>
          <w:szCs w:val="24"/>
        </w:rPr>
        <w:t xml:space="preserve"> </w:t>
      </w:r>
      <w:r>
        <w:rPr>
          <w:rFonts w:ascii="Calibri" w:hAnsi="Calibri"/>
          <w:sz w:val="24"/>
          <w:szCs w:val="24"/>
        </w:rPr>
        <w:t xml:space="preserve">- Unique object ID for each row in the table. </w:t>
      </w:r>
    </w:p>
    <w:p w14:paraId="71FCCAFC" w14:textId="77777777" w:rsidR="00D02351" w:rsidRDefault="00D02351" w:rsidP="00D02351">
      <w:pPr>
        <w:pStyle w:val="BodyText"/>
        <w:spacing w:after="120"/>
        <w:ind w:left="720" w:right="639"/>
        <w:rPr>
          <w:rFonts w:ascii="Calibri" w:hAnsi="Calibri"/>
          <w:sz w:val="24"/>
          <w:szCs w:val="24"/>
        </w:rPr>
      </w:pPr>
      <w:r w:rsidRPr="00D02351">
        <w:rPr>
          <w:rFonts w:ascii="Calibri" w:hAnsi="Calibri"/>
          <w:b/>
          <w:sz w:val="24"/>
          <w:szCs w:val="24"/>
        </w:rPr>
        <w:t xml:space="preserve">BarrierFlagID </w:t>
      </w:r>
      <w:r>
        <w:rPr>
          <w:rFonts w:ascii="Calibri" w:hAnsi="Calibri"/>
          <w:sz w:val="24"/>
          <w:szCs w:val="24"/>
        </w:rPr>
        <w:t xml:space="preserve">- The unique 'Element ID' of the barrier.  The EID is a hidden ID created and used by the geometric network.  </w:t>
      </w:r>
    </w:p>
    <w:p w14:paraId="0A042D2C" w14:textId="77777777" w:rsidR="00D02351" w:rsidRDefault="00D02351" w:rsidP="00D02351">
      <w:pPr>
        <w:pStyle w:val="BodyText"/>
        <w:spacing w:after="120"/>
        <w:ind w:left="720" w:right="639"/>
        <w:rPr>
          <w:rFonts w:ascii="Calibri" w:hAnsi="Calibri"/>
          <w:sz w:val="24"/>
          <w:szCs w:val="24"/>
        </w:rPr>
      </w:pPr>
      <w:r w:rsidRPr="00D02351">
        <w:rPr>
          <w:rFonts w:ascii="Calibri" w:hAnsi="Calibri"/>
          <w:b/>
          <w:sz w:val="24"/>
          <w:szCs w:val="24"/>
        </w:rPr>
        <w:t>Downstream Barrier/Sink</w:t>
      </w:r>
      <w:r>
        <w:rPr>
          <w:rFonts w:ascii="Calibri" w:hAnsi="Calibri"/>
          <w:sz w:val="24"/>
          <w:szCs w:val="24"/>
        </w:rPr>
        <w:t xml:space="preserve"> - The unique 'Element ID' of the immediately downstream barrier.  </w:t>
      </w:r>
    </w:p>
    <w:p w14:paraId="5D459BC4" w14:textId="77777777" w:rsidR="006647A3" w:rsidRPr="00C76386" w:rsidRDefault="006647A3" w:rsidP="00631335">
      <w:pPr>
        <w:pStyle w:val="BodyText"/>
        <w:spacing w:after="120"/>
        <w:ind w:left="180" w:right="639"/>
        <w:rPr>
          <w:rFonts w:ascii="Calibri" w:hAnsi="Calibri"/>
          <w:sz w:val="24"/>
          <w:szCs w:val="24"/>
        </w:rPr>
      </w:pPr>
    </w:p>
    <w:p w14:paraId="5275A38A" w14:textId="77777777" w:rsidR="0067159D" w:rsidRDefault="00BC71A3" w:rsidP="00475463">
      <w:pPr>
        <w:pStyle w:val="Heading1"/>
        <w:rPr>
          <w:lang w:val="en-CA"/>
        </w:rPr>
      </w:pPr>
      <w:bookmarkStart w:id="96" w:name="_Toc52020117"/>
      <w:r>
        <w:rPr>
          <w:lang w:val="en-US"/>
        </w:rPr>
        <w:t>7</w:t>
      </w:r>
      <w:r w:rsidR="00475463">
        <w:rPr>
          <w:lang w:val="en-US"/>
        </w:rPr>
        <w:t xml:space="preserve">. </w:t>
      </w:r>
      <w:bookmarkStart w:id="97" w:name="_Ref343716971"/>
      <w:r w:rsidR="0067159D">
        <w:t xml:space="preserve">A </w:t>
      </w:r>
      <w:r>
        <w:rPr>
          <w:lang w:val="en-US"/>
        </w:rPr>
        <w:t>'</w:t>
      </w:r>
      <w:r w:rsidR="0067159D" w:rsidRPr="00A537A7">
        <w:t>One-Click Analysis</w:t>
      </w:r>
      <w:r>
        <w:rPr>
          <w:lang w:val="en-US"/>
        </w:rPr>
        <w:t>'</w:t>
      </w:r>
      <w:r w:rsidR="0067159D">
        <w:t xml:space="preserve"> Walkthrough</w:t>
      </w:r>
      <w:bookmarkEnd w:id="96"/>
      <w:bookmarkEnd w:id="97"/>
      <w:r w:rsidR="0067159D">
        <w:t xml:space="preserve"> </w:t>
      </w:r>
    </w:p>
    <w:p w14:paraId="060FD036"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27B34A63" w14:textId="77777777" w:rsidR="0004138A" w:rsidRPr="0004138A" w:rsidRDefault="0004138A" w:rsidP="0004138A">
      <w:pPr>
        <w:rPr>
          <w:lang w:eastAsia="ru-RU"/>
        </w:rPr>
      </w:pPr>
    </w:p>
    <w:p w14:paraId="2439763B" w14:textId="32FEA91C" w:rsidR="00AF3877" w:rsidRDefault="00AF3877" w:rsidP="00631335">
      <w:pPr>
        <w:pStyle w:val="BodyText"/>
        <w:spacing w:after="120"/>
        <w:ind w:left="180" w:right="639"/>
        <w:rPr>
          <w:rFonts w:ascii="Calibri" w:hAnsi="Calibri"/>
          <w:sz w:val="24"/>
          <w:szCs w:val="24"/>
        </w:rPr>
      </w:pPr>
      <w:r>
        <w:rPr>
          <w:rFonts w:ascii="Calibri" w:hAnsi="Calibri"/>
          <w:sz w:val="24"/>
          <w:szCs w:val="24"/>
        </w:rPr>
        <w:t xml:space="preserve">This walkthrough will lead you through conducting a </w:t>
      </w:r>
      <w:r w:rsidRPr="00A537A7">
        <w:rPr>
          <w:rFonts w:ascii="Calibri" w:hAnsi="Calibri"/>
          <w:b/>
          <w:sz w:val="24"/>
          <w:szCs w:val="24"/>
        </w:rPr>
        <w:t>One-Click Analysis</w:t>
      </w:r>
      <w:r>
        <w:rPr>
          <w:rFonts w:ascii="Calibri" w:hAnsi="Calibri"/>
          <w:sz w:val="24"/>
          <w:szCs w:val="24"/>
        </w:rPr>
        <w:t xml:space="preserve"> with FIPEX.  Prior to this walkthrough you should have a geometric network created </w:t>
      </w:r>
      <w:r w:rsidR="00DA14D9">
        <w:rPr>
          <w:rFonts w:ascii="Calibri" w:hAnsi="Calibri"/>
          <w:sz w:val="24"/>
          <w:szCs w:val="24"/>
        </w:rPr>
        <w:t xml:space="preserve">(see </w:t>
      </w:r>
      <w:r w:rsidR="006758DF">
        <w:rPr>
          <w:rFonts w:ascii="Calibri" w:hAnsi="Calibri"/>
          <w:sz w:val="24"/>
          <w:szCs w:val="24"/>
        </w:rPr>
        <w:fldChar w:fldCharType="begin"/>
      </w:r>
      <w:r w:rsidR="00DA14D9">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ins w:id="98" w:author="goldford@student.ubc.ca" w:date="2022-08-18T13:57:00Z">
        <w:r w:rsidR="00DE7F1A" w:rsidRPr="006319E3">
          <w:t>Network Creation</w:t>
        </w:r>
      </w:ins>
      <w:r w:rsidR="006758DF">
        <w:rPr>
          <w:rFonts w:ascii="Calibri" w:hAnsi="Calibri"/>
          <w:sz w:val="24"/>
          <w:szCs w:val="24"/>
        </w:rPr>
        <w:fldChar w:fldCharType="end"/>
      </w:r>
      <w:r w:rsidR="00DA14D9">
        <w:rPr>
          <w:rFonts w:ascii="Calibri" w:hAnsi="Calibri"/>
          <w:sz w:val="24"/>
          <w:szCs w:val="24"/>
        </w:rPr>
        <w:t xml:space="preserve">) using the MXD and dataset provided.  </w:t>
      </w:r>
    </w:p>
    <w:p w14:paraId="4B798D19" w14:textId="77777777" w:rsidR="00262E49" w:rsidRDefault="00262E49" w:rsidP="00631335">
      <w:pPr>
        <w:pStyle w:val="BodyText"/>
        <w:spacing w:after="120"/>
        <w:ind w:left="180" w:right="639"/>
        <w:rPr>
          <w:rFonts w:ascii="Calibri" w:hAnsi="Calibri"/>
          <w:sz w:val="24"/>
          <w:szCs w:val="24"/>
        </w:rPr>
      </w:pPr>
      <w:r>
        <w:rPr>
          <w:rFonts w:ascii="Calibri" w:hAnsi="Calibri"/>
          <w:sz w:val="24"/>
          <w:szCs w:val="24"/>
        </w:rPr>
        <w:t xml:space="preserve">The </w:t>
      </w:r>
      <w:r w:rsidR="004D3AB5">
        <w:rPr>
          <w:rFonts w:ascii="Calibri" w:hAnsi="Calibri"/>
          <w:sz w:val="24"/>
          <w:szCs w:val="24"/>
        </w:rPr>
        <w:t>One-Click Analysis</w:t>
      </w:r>
    </w:p>
    <w:p w14:paraId="1126E5DB" w14:textId="77777777" w:rsidR="00AF3877" w:rsidRDefault="00A537A7" w:rsidP="00631335">
      <w:pPr>
        <w:pStyle w:val="BodyText"/>
        <w:spacing w:after="120"/>
        <w:ind w:left="180" w:right="639"/>
        <w:rPr>
          <w:rFonts w:ascii="Calibri" w:hAnsi="Calibri"/>
          <w:sz w:val="24"/>
          <w:szCs w:val="24"/>
        </w:rPr>
      </w:pPr>
      <w:r>
        <w:rPr>
          <w:rFonts w:ascii="Calibri" w:hAnsi="Calibri"/>
          <w:sz w:val="24"/>
          <w:szCs w:val="24"/>
        </w:rPr>
        <w:t xml:space="preserve">1. </w:t>
      </w:r>
      <w:r w:rsidR="00DA14D9">
        <w:rPr>
          <w:rFonts w:ascii="Calibri" w:hAnsi="Calibri"/>
          <w:sz w:val="24"/>
          <w:szCs w:val="24"/>
        </w:rPr>
        <w:t xml:space="preserve">For a simple </w:t>
      </w:r>
      <w:r w:rsidR="00DA14D9" w:rsidRPr="00A537A7">
        <w:rPr>
          <w:rFonts w:ascii="Calibri" w:hAnsi="Calibri"/>
          <w:b/>
          <w:sz w:val="24"/>
          <w:szCs w:val="24"/>
        </w:rPr>
        <w:t>One-Click Analysis</w:t>
      </w:r>
      <w:r w:rsidR="00DA14D9">
        <w:rPr>
          <w:rFonts w:ascii="Calibri" w:hAnsi="Calibri"/>
          <w:sz w:val="24"/>
          <w:szCs w:val="24"/>
        </w:rPr>
        <w:t xml:space="preserve"> using network lines (no classes):</w:t>
      </w:r>
    </w:p>
    <w:p w14:paraId="1C4CBA02" w14:textId="77777777" w:rsidR="00DA14D9" w:rsidRDefault="00A537A7" w:rsidP="00631335">
      <w:pPr>
        <w:pStyle w:val="BodyText"/>
        <w:spacing w:after="120"/>
        <w:ind w:left="180" w:right="639"/>
        <w:rPr>
          <w:rFonts w:ascii="Calibri" w:hAnsi="Calibri"/>
          <w:sz w:val="24"/>
          <w:szCs w:val="24"/>
        </w:rPr>
      </w:pPr>
      <w:r>
        <w:rPr>
          <w:rFonts w:ascii="Calibri" w:hAnsi="Calibri"/>
          <w:sz w:val="24"/>
          <w:szCs w:val="24"/>
        </w:rPr>
        <w:lastRenderedPageBreak/>
        <w:t xml:space="preserve">2. </w:t>
      </w:r>
      <w:r w:rsidR="00DA14D9">
        <w:rPr>
          <w:rFonts w:ascii="Calibri" w:hAnsi="Calibri"/>
          <w:sz w:val="24"/>
          <w:szCs w:val="24"/>
        </w:rPr>
        <w:t xml:space="preserve">Open </w:t>
      </w:r>
      <w:r w:rsidR="00DA14D9" w:rsidRPr="00A537A7">
        <w:rPr>
          <w:rFonts w:ascii="Calibri" w:hAnsi="Calibri"/>
          <w:b/>
          <w:sz w:val="24"/>
          <w:szCs w:val="24"/>
        </w:rPr>
        <w:t>FIPEX</w:t>
      </w:r>
      <w:r w:rsidR="00DA14D9">
        <w:rPr>
          <w:rFonts w:ascii="Calibri" w:hAnsi="Calibri"/>
          <w:sz w:val="24"/>
          <w:szCs w:val="24"/>
        </w:rPr>
        <w:t xml:space="preserve"> </w:t>
      </w:r>
      <w:r w:rsidR="00DA14D9" w:rsidRPr="00A537A7">
        <w:rPr>
          <w:rFonts w:ascii="Calibri" w:hAnsi="Calibri"/>
          <w:b/>
          <w:sz w:val="24"/>
          <w:szCs w:val="24"/>
        </w:rPr>
        <w:t>Options</w:t>
      </w:r>
      <w:r w:rsidR="00DA14D9">
        <w:rPr>
          <w:rFonts w:ascii="Calibri" w:hAnsi="Calibri"/>
          <w:sz w:val="24"/>
          <w:szCs w:val="24"/>
        </w:rPr>
        <w:t xml:space="preserve"> (Menu -&gt; Options)</w:t>
      </w:r>
    </w:p>
    <w:p w14:paraId="4688A216" w14:textId="4D7D9DDB" w:rsidR="00DA14D9" w:rsidRDefault="00A537A7" w:rsidP="00631335">
      <w:pPr>
        <w:pStyle w:val="BodyText"/>
        <w:spacing w:after="120"/>
        <w:ind w:left="180" w:right="639"/>
        <w:rPr>
          <w:rFonts w:ascii="Calibri" w:hAnsi="Calibri"/>
          <w:sz w:val="24"/>
          <w:szCs w:val="24"/>
        </w:rPr>
      </w:pPr>
      <w:r>
        <w:rPr>
          <w:rFonts w:ascii="Calibri" w:hAnsi="Calibri"/>
          <w:sz w:val="24"/>
          <w:szCs w:val="24"/>
        </w:rPr>
        <w:t xml:space="preserve">3. </w:t>
      </w:r>
      <w:r w:rsidR="00DA14D9">
        <w:rPr>
          <w:rFonts w:ascii="Calibri" w:hAnsi="Calibri"/>
          <w:sz w:val="24"/>
          <w:szCs w:val="24"/>
        </w:rPr>
        <w:t xml:space="preserve">In the </w:t>
      </w:r>
      <w:r w:rsidR="00DA14D9" w:rsidRPr="00A537A7">
        <w:rPr>
          <w:rFonts w:ascii="Calibri" w:hAnsi="Calibri"/>
          <w:b/>
          <w:sz w:val="24"/>
          <w:szCs w:val="24"/>
        </w:rPr>
        <w:t>General Tab</w:t>
      </w:r>
      <w:r w:rsidR="00DA14D9">
        <w:rPr>
          <w:rFonts w:ascii="Calibri" w:hAnsi="Calibri"/>
          <w:sz w:val="24"/>
          <w:szCs w:val="24"/>
        </w:rPr>
        <w:t xml:space="preserve">, under </w:t>
      </w:r>
      <w:r w:rsidR="00DA14D9" w:rsidRPr="00A537A7">
        <w:rPr>
          <w:rFonts w:ascii="Calibri" w:hAnsi="Calibri"/>
          <w:b/>
          <w:sz w:val="24"/>
          <w:szCs w:val="24"/>
        </w:rPr>
        <w:t>Habitat Output</w:t>
      </w:r>
      <w:r w:rsidR="00DA14D9">
        <w:rPr>
          <w:rFonts w:ascii="Calibri" w:hAnsi="Calibri"/>
          <w:sz w:val="24"/>
          <w:szCs w:val="24"/>
        </w:rPr>
        <w:t xml:space="preserve"> check </w:t>
      </w:r>
      <w:r w:rsidRPr="00A537A7">
        <w:rPr>
          <w:rFonts w:ascii="Calibri" w:hAnsi="Calibri"/>
          <w:b/>
          <w:sz w:val="24"/>
          <w:szCs w:val="24"/>
        </w:rPr>
        <w:t>'</w:t>
      </w:r>
      <w:r w:rsidR="00DA14D9" w:rsidRPr="00A537A7">
        <w:rPr>
          <w:rFonts w:ascii="Calibri" w:hAnsi="Calibri"/>
          <w:b/>
          <w:sz w:val="24"/>
          <w:szCs w:val="24"/>
        </w:rPr>
        <w:t>Upstream</w:t>
      </w:r>
      <w:r w:rsidRPr="00A537A7">
        <w:rPr>
          <w:rFonts w:ascii="Calibri" w:hAnsi="Calibri"/>
          <w:b/>
          <w:sz w:val="24"/>
          <w:szCs w:val="24"/>
        </w:rPr>
        <w:t>'</w:t>
      </w:r>
      <w:r w:rsidR="00DA14D9">
        <w:rPr>
          <w:rFonts w:ascii="Calibri" w:hAnsi="Calibri"/>
          <w:sz w:val="24"/>
          <w:szCs w:val="24"/>
        </w:rPr>
        <w:t xml:space="preserve">. </w:t>
      </w:r>
    </w:p>
    <w:p w14:paraId="671DA6AF" w14:textId="77777777" w:rsidR="007F7243" w:rsidRDefault="007F7243" w:rsidP="00631335">
      <w:pPr>
        <w:pStyle w:val="BodyText"/>
        <w:spacing w:after="120"/>
        <w:ind w:left="180" w:right="639"/>
        <w:rPr>
          <w:rFonts w:ascii="Calibri" w:hAnsi="Calibri"/>
          <w:sz w:val="24"/>
          <w:szCs w:val="24"/>
        </w:rPr>
      </w:pPr>
    </w:p>
    <w:p w14:paraId="02BF0B26" w14:textId="77777777" w:rsidR="00DA14D9" w:rsidRDefault="00DA14D9"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5DD6B194" wp14:editId="1067538F">
            <wp:extent cx="4067175" cy="809625"/>
            <wp:effectExtent l="19050" t="0" r="9525" b="0"/>
            <wp:docPr id="11" name="Picture 10" descr="Walkthroug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through1.JPG"/>
                    <pic:cNvPicPr/>
                  </pic:nvPicPr>
                  <pic:blipFill>
                    <a:blip r:embed="rId62"/>
                    <a:stretch>
                      <a:fillRect/>
                    </a:stretch>
                  </pic:blipFill>
                  <pic:spPr>
                    <a:xfrm>
                      <a:off x="0" y="0"/>
                      <a:ext cx="4067175" cy="809625"/>
                    </a:xfrm>
                    <a:prstGeom prst="rect">
                      <a:avLst/>
                    </a:prstGeom>
                  </pic:spPr>
                </pic:pic>
              </a:graphicData>
            </a:graphic>
          </wp:inline>
        </w:drawing>
      </w:r>
    </w:p>
    <w:p w14:paraId="761B6C85" w14:textId="77777777" w:rsidR="00AF3877" w:rsidRDefault="00A537A7" w:rsidP="00631335">
      <w:pPr>
        <w:pStyle w:val="BodyText"/>
        <w:spacing w:after="120"/>
        <w:ind w:left="180" w:right="639"/>
        <w:rPr>
          <w:rFonts w:ascii="Calibri" w:hAnsi="Calibri"/>
          <w:sz w:val="24"/>
          <w:szCs w:val="24"/>
        </w:rPr>
      </w:pPr>
      <w:r>
        <w:rPr>
          <w:rFonts w:ascii="Calibri" w:hAnsi="Calibri"/>
          <w:sz w:val="24"/>
          <w:szCs w:val="24"/>
        </w:rPr>
        <w:t xml:space="preserve">4. </w:t>
      </w:r>
      <w:r w:rsidR="004B58E2">
        <w:rPr>
          <w:rFonts w:ascii="Calibri" w:hAnsi="Calibri"/>
          <w:sz w:val="24"/>
          <w:szCs w:val="24"/>
        </w:rPr>
        <w:t>In the</w:t>
      </w:r>
      <w:r w:rsidR="00DA14D9">
        <w:rPr>
          <w:rFonts w:ascii="Calibri" w:hAnsi="Calibri"/>
          <w:sz w:val="24"/>
          <w:szCs w:val="24"/>
        </w:rPr>
        <w:t xml:space="preserve"> </w:t>
      </w:r>
      <w:r w:rsidR="00DA14D9" w:rsidRPr="004B58E2">
        <w:rPr>
          <w:rFonts w:ascii="Calibri" w:hAnsi="Calibri"/>
          <w:b/>
          <w:sz w:val="24"/>
          <w:szCs w:val="24"/>
        </w:rPr>
        <w:t>Network and Habitat Layers</w:t>
      </w:r>
      <w:r w:rsidR="00DA14D9">
        <w:rPr>
          <w:rFonts w:ascii="Calibri" w:hAnsi="Calibri"/>
          <w:sz w:val="24"/>
          <w:szCs w:val="24"/>
        </w:rPr>
        <w:t xml:space="preserve"> </w:t>
      </w:r>
      <w:r w:rsidR="00DA14D9" w:rsidRPr="004B58E2">
        <w:rPr>
          <w:rFonts w:ascii="Calibri" w:hAnsi="Calibri"/>
          <w:b/>
          <w:sz w:val="24"/>
          <w:szCs w:val="24"/>
        </w:rPr>
        <w:t>to Include in Analysis</w:t>
      </w:r>
      <w:r w:rsidR="004B58E2">
        <w:rPr>
          <w:rFonts w:ascii="Calibri" w:hAnsi="Calibri"/>
          <w:b/>
          <w:sz w:val="24"/>
          <w:szCs w:val="24"/>
        </w:rPr>
        <w:t xml:space="preserve"> </w:t>
      </w:r>
      <w:r w:rsidR="004B58E2" w:rsidRPr="004B58E2">
        <w:rPr>
          <w:rFonts w:ascii="Calibri" w:hAnsi="Calibri"/>
          <w:sz w:val="24"/>
          <w:szCs w:val="24"/>
        </w:rPr>
        <w:t>section</w:t>
      </w:r>
      <w:r w:rsidR="00DA14D9">
        <w:rPr>
          <w:rFonts w:ascii="Calibri" w:hAnsi="Calibri"/>
          <w:sz w:val="24"/>
          <w:szCs w:val="24"/>
        </w:rPr>
        <w:t xml:space="preserve"> check </w:t>
      </w:r>
      <w:r w:rsidR="00DA14D9" w:rsidRPr="004B58E2">
        <w:rPr>
          <w:rFonts w:ascii="Calibri" w:hAnsi="Calibri"/>
          <w:b/>
          <w:sz w:val="24"/>
          <w:szCs w:val="24"/>
        </w:rPr>
        <w:t>'RiverLines'</w:t>
      </w:r>
      <w:r w:rsidR="00DA14D9">
        <w:rPr>
          <w:rFonts w:ascii="Calibri" w:hAnsi="Calibri"/>
          <w:sz w:val="24"/>
          <w:szCs w:val="24"/>
        </w:rPr>
        <w:t xml:space="preserve">. </w:t>
      </w:r>
    </w:p>
    <w:p w14:paraId="151F219C" w14:textId="2B361CA3" w:rsidR="00DA14D9" w:rsidRDefault="00A537A7" w:rsidP="00631335">
      <w:pPr>
        <w:pStyle w:val="BodyText"/>
        <w:spacing w:after="120"/>
        <w:ind w:left="180" w:right="639"/>
        <w:rPr>
          <w:rFonts w:ascii="Calibri" w:hAnsi="Calibri"/>
          <w:sz w:val="24"/>
          <w:szCs w:val="24"/>
        </w:rPr>
      </w:pPr>
      <w:r>
        <w:rPr>
          <w:rFonts w:ascii="Calibri" w:hAnsi="Calibri"/>
          <w:sz w:val="24"/>
          <w:szCs w:val="24"/>
        </w:rPr>
        <w:t xml:space="preserve">5. </w:t>
      </w:r>
      <w:r w:rsidR="00DA14D9">
        <w:rPr>
          <w:rFonts w:ascii="Calibri" w:hAnsi="Calibri"/>
          <w:sz w:val="24"/>
          <w:szCs w:val="24"/>
        </w:rPr>
        <w:t xml:space="preserve">Use the </w:t>
      </w:r>
      <w:r w:rsidR="00DA14D9" w:rsidRPr="004B58E2">
        <w:rPr>
          <w:rFonts w:ascii="Calibri" w:hAnsi="Calibri"/>
          <w:b/>
          <w:sz w:val="24"/>
          <w:szCs w:val="24"/>
        </w:rPr>
        <w:t>'Change</w:t>
      </w:r>
      <w:r w:rsidR="00DA14D9">
        <w:rPr>
          <w:rFonts w:ascii="Calibri" w:hAnsi="Calibri"/>
          <w:sz w:val="24"/>
          <w:szCs w:val="24"/>
        </w:rPr>
        <w:t xml:space="preserve">...' button to set the </w:t>
      </w:r>
      <w:r w:rsidR="00DA14D9" w:rsidRPr="004B58E2">
        <w:rPr>
          <w:rFonts w:ascii="Calibri" w:hAnsi="Calibri"/>
          <w:b/>
          <w:sz w:val="24"/>
          <w:szCs w:val="24"/>
        </w:rPr>
        <w:t>Habitat Quantity Field</w:t>
      </w:r>
      <w:r w:rsidR="00DA14D9">
        <w:rPr>
          <w:rFonts w:ascii="Calibri" w:hAnsi="Calibri"/>
          <w:sz w:val="24"/>
          <w:szCs w:val="24"/>
        </w:rPr>
        <w:t xml:space="preserve"> for </w:t>
      </w:r>
      <w:r w:rsidR="00DA14D9" w:rsidRPr="004B58E2">
        <w:rPr>
          <w:rFonts w:ascii="Calibri" w:hAnsi="Calibri"/>
          <w:i/>
          <w:sz w:val="24"/>
          <w:szCs w:val="24"/>
        </w:rPr>
        <w:t>RiverLines</w:t>
      </w:r>
      <w:r w:rsidR="00DA14D9">
        <w:rPr>
          <w:rFonts w:ascii="Calibri" w:hAnsi="Calibri"/>
          <w:sz w:val="24"/>
          <w:szCs w:val="24"/>
        </w:rPr>
        <w:t xml:space="preserve"> to </w:t>
      </w:r>
      <w:r w:rsidR="004B58E2">
        <w:rPr>
          <w:rFonts w:ascii="Calibri" w:hAnsi="Calibri"/>
          <w:sz w:val="24"/>
          <w:szCs w:val="24"/>
        </w:rPr>
        <w:t xml:space="preserve">the </w:t>
      </w:r>
      <w:r w:rsidR="00DA14D9" w:rsidRPr="00A537A7">
        <w:rPr>
          <w:rFonts w:ascii="Calibri" w:hAnsi="Calibri"/>
          <w:i/>
          <w:sz w:val="24"/>
          <w:szCs w:val="24"/>
        </w:rPr>
        <w:t>Length_PrioDemo</w:t>
      </w:r>
      <w:r w:rsidR="00DA14D9">
        <w:rPr>
          <w:rFonts w:ascii="Calibri" w:hAnsi="Calibri"/>
          <w:sz w:val="24"/>
          <w:szCs w:val="24"/>
        </w:rPr>
        <w:t xml:space="preserve"> field.  </w:t>
      </w:r>
      <w:r w:rsidR="004B58E2">
        <w:rPr>
          <w:rFonts w:ascii="Calibri" w:hAnsi="Calibri"/>
          <w:sz w:val="24"/>
          <w:szCs w:val="24"/>
        </w:rPr>
        <w:t xml:space="preserve">Set the </w:t>
      </w:r>
      <w:r w:rsidR="004B58E2" w:rsidRPr="00A537A7">
        <w:rPr>
          <w:rFonts w:ascii="Calibri" w:hAnsi="Calibri"/>
          <w:b/>
          <w:sz w:val="24"/>
          <w:szCs w:val="24"/>
        </w:rPr>
        <w:t>Units</w:t>
      </w:r>
      <w:r w:rsidR="004B58E2">
        <w:rPr>
          <w:rFonts w:ascii="Calibri" w:hAnsi="Calibri"/>
          <w:sz w:val="24"/>
          <w:szCs w:val="24"/>
        </w:rPr>
        <w:t xml:space="preserve"> to Metres and the </w:t>
      </w:r>
      <w:r w:rsidR="004B58E2" w:rsidRPr="00A537A7">
        <w:rPr>
          <w:rFonts w:ascii="Calibri" w:hAnsi="Calibri"/>
          <w:b/>
          <w:sz w:val="24"/>
          <w:szCs w:val="24"/>
        </w:rPr>
        <w:t>Habitat Class Field</w:t>
      </w:r>
      <w:r w:rsidR="004B58E2">
        <w:rPr>
          <w:rFonts w:ascii="Calibri" w:hAnsi="Calibri"/>
          <w:sz w:val="24"/>
          <w:szCs w:val="24"/>
        </w:rPr>
        <w:t xml:space="preserve"> to &lt;None&gt;.</w:t>
      </w:r>
    </w:p>
    <w:p w14:paraId="55F56B43" w14:textId="5A54343C" w:rsidR="007F7243" w:rsidRDefault="007F7243" w:rsidP="00631335">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6B64D5C9" wp14:editId="32BA784F">
            <wp:extent cx="3118010" cy="1454225"/>
            <wp:effectExtent l="0" t="0" r="6350" b="0"/>
            <wp:docPr id="127" name="Picture 1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application&#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118010" cy="1454225"/>
                    </a:xfrm>
                    <a:prstGeom prst="rect">
                      <a:avLst/>
                    </a:prstGeom>
                  </pic:spPr>
                </pic:pic>
              </a:graphicData>
            </a:graphic>
          </wp:inline>
        </w:drawing>
      </w:r>
    </w:p>
    <w:p w14:paraId="66590874" w14:textId="6A34DC11" w:rsidR="00DA14D9" w:rsidRDefault="00DA14D9" w:rsidP="00865D8F">
      <w:pPr>
        <w:pStyle w:val="BodyText"/>
        <w:spacing w:after="120"/>
        <w:ind w:left="180" w:right="639"/>
        <w:rPr>
          <w:rFonts w:ascii="Calibri" w:hAnsi="Calibri"/>
          <w:sz w:val="24"/>
          <w:szCs w:val="24"/>
        </w:rPr>
      </w:pPr>
    </w:p>
    <w:p w14:paraId="00A63F7C"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 xml:space="preserve">6. Go the </w:t>
      </w:r>
      <w:r w:rsidRPr="00A537A7">
        <w:rPr>
          <w:rFonts w:ascii="Calibri" w:hAnsi="Calibri"/>
          <w:b/>
          <w:sz w:val="24"/>
          <w:szCs w:val="24"/>
        </w:rPr>
        <w:t>Barriers Tab</w:t>
      </w:r>
      <w:r>
        <w:rPr>
          <w:rFonts w:ascii="Calibri" w:hAnsi="Calibri"/>
          <w:sz w:val="24"/>
          <w:szCs w:val="24"/>
        </w:rPr>
        <w:t xml:space="preserve">.  Check </w:t>
      </w:r>
      <w:r w:rsidRPr="00A537A7">
        <w:rPr>
          <w:rFonts w:ascii="Calibri" w:hAnsi="Calibri"/>
          <w:i/>
          <w:sz w:val="24"/>
          <w:szCs w:val="24"/>
        </w:rPr>
        <w:t>'RiverDams'</w:t>
      </w:r>
      <w:r>
        <w:rPr>
          <w:rFonts w:ascii="Calibri" w:hAnsi="Calibri"/>
          <w:sz w:val="24"/>
          <w:szCs w:val="24"/>
        </w:rPr>
        <w:t xml:space="preserve">.  </w:t>
      </w:r>
    </w:p>
    <w:p w14:paraId="04DE1666"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7. Use the '</w:t>
      </w:r>
      <w:r w:rsidRPr="00A537A7">
        <w:rPr>
          <w:rFonts w:ascii="Calibri" w:hAnsi="Calibri"/>
          <w:b/>
          <w:sz w:val="24"/>
          <w:szCs w:val="24"/>
        </w:rPr>
        <w:t>Change ID Field</w:t>
      </w:r>
      <w:r>
        <w:rPr>
          <w:rFonts w:ascii="Calibri" w:hAnsi="Calibri"/>
          <w:b/>
          <w:sz w:val="24"/>
          <w:szCs w:val="24"/>
        </w:rPr>
        <w:t>'</w:t>
      </w:r>
      <w:r>
        <w:rPr>
          <w:rFonts w:ascii="Calibri" w:hAnsi="Calibri"/>
          <w:sz w:val="24"/>
          <w:szCs w:val="24"/>
        </w:rPr>
        <w:t xml:space="preserve"> button to select the </w:t>
      </w:r>
      <w:r w:rsidRPr="00A537A7">
        <w:rPr>
          <w:rFonts w:ascii="Calibri" w:hAnsi="Calibri"/>
          <w:i/>
          <w:sz w:val="24"/>
          <w:szCs w:val="24"/>
        </w:rPr>
        <w:t>Label</w:t>
      </w:r>
      <w:r>
        <w:rPr>
          <w:rFonts w:ascii="Calibri" w:hAnsi="Calibri"/>
          <w:sz w:val="24"/>
          <w:szCs w:val="24"/>
        </w:rPr>
        <w:t xml:space="preserve"> field as the ID field.  This specifies which field will be used in output ID's (i.e., the 'user set ID').  Leave the </w:t>
      </w:r>
      <w:r w:rsidRPr="00A537A7">
        <w:rPr>
          <w:rFonts w:ascii="Calibri" w:hAnsi="Calibri"/>
          <w:b/>
          <w:sz w:val="24"/>
          <w:szCs w:val="24"/>
        </w:rPr>
        <w:t>Permeability</w:t>
      </w:r>
      <w:r>
        <w:rPr>
          <w:rFonts w:ascii="Calibri" w:hAnsi="Calibri"/>
          <w:sz w:val="24"/>
          <w:szCs w:val="24"/>
        </w:rPr>
        <w:t xml:space="preserve"> </w:t>
      </w:r>
      <w:r w:rsidRPr="00A537A7">
        <w:rPr>
          <w:rFonts w:ascii="Calibri" w:hAnsi="Calibri"/>
          <w:b/>
          <w:sz w:val="24"/>
          <w:szCs w:val="24"/>
        </w:rPr>
        <w:t>Field</w:t>
      </w:r>
      <w:r>
        <w:rPr>
          <w:rFonts w:ascii="Calibri" w:hAnsi="Calibri"/>
          <w:sz w:val="24"/>
          <w:szCs w:val="24"/>
        </w:rPr>
        <w:t xml:space="preserve"> and the </w:t>
      </w:r>
      <w:r w:rsidRPr="00A537A7">
        <w:rPr>
          <w:rFonts w:ascii="Calibri" w:hAnsi="Calibri"/>
          <w:b/>
          <w:sz w:val="24"/>
          <w:szCs w:val="24"/>
        </w:rPr>
        <w:t>Natural T/F</w:t>
      </w:r>
      <w:r>
        <w:rPr>
          <w:rFonts w:ascii="Calibri" w:hAnsi="Calibri"/>
          <w:sz w:val="24"/>
          <w:szCs w:val="24"/>
        </w:rPr>
        <w:t xml:space="preserve"> Field not set.  </w:t>
      </w:r>
    </w:p>
    <w:p w14:paraId="570DE9D2" w14:textId="374E017A" w:rsidR="00A537A7" w:rsidRDefault="00A537A7" w:rsidP="00631335">
      <w:pPr>
        <w:pStyle w:val="BodyText"/>
        <w:spacing w:after="120"/>
        <w:ind w:left="180" w:right="639"/>
        <w:rPr>
          <w:rFonts w:ascii="Calibri" w:hAnsi="Calibri"/>
          <w:b/>
          <w:sz w:val="24"/>
          <w:szCs w:val="24"/>
        </w:rPr>
      </w:pPr>
      <w:r>
        <w:rPr>
          <w:rFonts w:ascii="Calibri" w:hAnsi="Calibri"/>
          <w:sz w:val="24"/>
          <w:szCs w:val="24"/>
        </w:rPr>
        <w:t xml:space="preserve">8. Click </w:t>
      </w:r>
      <w:r w:rsidRPr="00A537A7">
        <w:rPr>
          <w:rFonts w:ascii="Calibri" w:hAnsi="Calibri"/>
          <w:b/>
          <w:sz w:val="24"/>
          <w:szCs w:val="24"/>
        </w:rPr>
        <w:t xml:space="preserve">'Save Settings' </w:t>
      </w:r>
    </w:p>
    <w:p w14:paraId="469B798A" w14:textId="582E898F" w:rsidR="007F7243" w:rsidRDefault="007F7243" w:rsidP="00631335">
      <w:pPr>
        <w:pStyle w:val="BodyText"/>
        <w:spacing w:after="120"/>
        <w:ind w:left="180" w:right="639"/>
        <w:rPr>
          <w:rFonts w:ascii="Calibri" w:hAnsi="Calibri"/>
          <w:sz w:val="24"/>
          <w:szCs w:val="24"/>
        </w:rPr>
      </w:pPr>
      <w:r>
        <w:rPr>
          <w:rFonts w:ascii="Calibri" w:hAnsi="Calibri"/>
          <w:b/>
          <w:noProof/>
          <w:sz w:val="24"/>
          <w:szCs w:val="24"/>
        </w:rPr>
        <w:drawing>
          <wp:inline distT="0" distB="0" distL="0" distR="0" wp14:anchorId="03D5C16E" wp14:editId="02E64D42">
            <wp:extent cx="3570605" cy="1807210"/>
            <wp:effectExtent l="0" t="0" r="0" b="254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0605" cy="1807210"/>
                    </a:xfrm>
                    <a:prstGeom prst="rect">
                      <a:avLst/>
                    </a:prstGeom>
                    <a:noFill/>
                    <a:ln>
                      <a:noFill/>
                    </a:ln>
                  </pic:spPr>
                </pic:pic>
              </a:graphicData>
            </a:graphic>
          </wp:inline>
        </w:drawing>
      </w:r>
    </w:p>
    <w:p w14:paraId="4BD00D6A" w14:textId="54D90A05" w:rsidR="00A537A7" w:rsidRDefault="00A537A7" w:rsidP="00865D8F">
      <w:pPr>
        <w:pStyle w:val="BodyText"/>
        <w:spacing w:after="120"/>
        <w:ind w:left="180" w:right="639"/>
        <w:rPr>
          <w:rFonts w:ascii="Calibri" w:hAnsi="Calibri"/>
          <w:sz w:val="24"/>
          <w:szCs w:val="24"/>
        </w:rPr>
      </w:pPr>
    </w:p>
    <w:p w14:paraId="079F7A39" w14:textId="77777777" w:rsidR="004B58E2" w:rsidRDefault="004B58E2" w:rsidP="00631335">
      <w:pPr>
        <w:pStyle w:val="BodyText"/>
        <w:spacing w:after="120"/>
        <w:ind w:left="180" w:right="639"/>
        <w:rPr>
          <w:rFonts w:ascii="Calibri" w:hAnsi="Calibri"/>
          <w:sz w:val="24"/>
          <w:szCs w:val="24"/>
        </w:rPr>
      </w:pPr>
    </w:p>
    <w:p w14:paraId="0C20809A"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9. </w:t>
      </w:r>
      <w:r w:rsidR="00A537A7">
        <w:rPr>
          <w:rFonts w:ascii="Calibri" w:hAnsi="Calibri"/>
          <w:sz w:val="24"/>
          <w:szCs w:val="24"/>
        </w:rPr>
        <w:t xml:space="preserve">Add barrier markers to all barriers in the network.  This can be done with the </w:t>
      </w:r>
      <w:r w:rsidR="00A537A7" w:rsidRPr="00A705A1">
        <w:rPr>
          <w:rFonts w:ascii="Calibri" w:hAnsi="Calibri"/>
          <w:b/>
          <w:sz w:val="24"/>
          <w:szCs w:val="24"/>
        </w:rPr>
        <w:t>'Set Barriers on Selected'</w:t>
      </w:r>
      <w:r w:rsidR="00A537A7">
        <w:rPr>
          <w:rFonts w:ascii="Calibri" w:hAnsi="Calibri"/>
          <w:sz w:val="24"/>
          <w:szCs w:val="24"/>
        </w:rPr>
        <w:t xml:space="preserve"> or the </w:t>
      </w:r>
      <w:r w:rsidR="00A537A7" w:rsidRPr="00A705A1">
        <w:rPr>
          <w:rFonts w:ascii="Calibri" w:hAnsi="Calibri"/>
          <w:b/>
          <w:sz w:val="24"/>
          <w:szCs w:val="24"/>
        </w:rPr>
        <w:t>'Place / Remove Barrier'</w:t>
      </w:r>
      <w:r w:rsidR="00A537A7">
        <w:rPr>
          <w:rFonts w:ascii="Calibri" w:hAnsi="Calibri"/>
          <w:sz w:val="24"/>
          <w:szCs w:val="24"/>
        </w:rPr>
        <w:t xml:space="preserve"> tool.  To use </w:t>
      </w:r>
      <w:r w:rsidR="00A537A7" w:rsidRPr="00A705A1">
        <w:rPr>
          <w:rFonts w:ascii="Calibri" w:hAnsi="Calibri"/>
          <w:b/>
          <w:sz w:val="24"/>
          <w:szCs w:val="24"/>
        </w:rPr>
        <w:t xml:space="preserve">'Set Barriers on </w:t>
      </w:r>
      <w:r w:rsidR="00A537A7" w:rsidRPr="00A705A1">
        <w:rPr>
          <w:rFonts w:ascii="Calibri" w:hAnsi="Calibri"/>
          <w:b/>
          <w:sz w:val="24"/>
          <w:szCs w:val="24"/>
        </w:rPr>
        <w:lastRenderedPageBreak/>
        <w:t>Selected'</w:t>
      </w:r>
      <w:r w:rsidR="00A537A7">
        <w:rPr>
          <w:rFonts w:ascii="Calibri" w:hAnsi="Calibri"/>
          <w:sz w:val="24"/>
          <w:szCs w:val="24"/>
        </w:rPr>
        <w:t xml:space="preserve">, go to the </w:t>
      </w:r>
      <w:r w:rsidR="00A537A7" w:rsidRPr="00A705A1">
        <w:rPr>
          <w:rFonts w:ascii="Calibri" w:hAnsi="Calibri"/>
          <w:b/>
          <w:sz w:val="24"/>
          <w:szCs w:val="24"/>
        </w:rPr>
        <w:t>'List by Selection'</w:t>
      </w:r>
      <w:r w:rsidR="00A537A7">
        <w:rPr>
          <w:rFonts w:ascii="Calibri" w:hAnsi="Calibri"/>
          <w:sz w:val="24"/>
          <w:szCs w:val="24"/>
        </w:rPr>
        <w:t xml:space="preserve"> Tab of the Table of Contents in ArcMap.  </w:t>
      </w:r>
    </w:p>
    <w:p w14:paraId="55F247A5" w14:textId="77777777" w:rsidR="00A537A7" w:rsidRDefault="00A537A7"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55E973CF" wp14:editId="780CB937">
            <wp:extent cx="1171575" cy="514350"/>
            <wp:effectExtent l="19050" t="0" r="9525" b="0"/>
            <wp:docPr id="14" name="Picture 13" descr="Listby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bySelected.JPG"/>
                    <pic:cNvPicPr/>
                  </pic:nvPicPr>
                  <pic:blipFill>
                    <a:blip r:embed="rId65"/>
                    <a:stretch>
                      <a:fillRect/>
                    </a:stretch>
                  </pic:blipFill>
                  <pic:spPr>
                    <a:xfrm>
                      <a:off x="0" y="0"/>
                      <a:ext cx="1171575" cy="514350"/>
                    </a:xfrm>
                    <a:prstGeom prst="rect">
                      <a:avLst/>
                    </a:prstGeom>
                  </pic:spPr>
                </pic:pic>
              </a:graphicData>
            </a:graphic>
          </wp:inline>
        </w:drawing>
      </w:r>
    </w:p>
    <w:p w14:paraId="4AB36B85"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10. </w:t>
      </w:r>
      <w:r w:rsidR="00A537A7">
        <w:rPr>
          <w:rFonts w:ascii="Calibri" w:hAnsi="Calibri"/>
          <w:sz w:val="24"/>
          <w:szCs w:val="24"/>
        </w:rPr>
        <w:t xml:space="preserve">Right-click the </w:t>
      </w:r>
      <w:r w:rsidR="00A537A7" w:rsidRPr="00A705A1">
        <w:rPr>
          <w:rFonts w:ascii="Calibri" w:hAnsi="Calibri"/>
          <w:b/>
          <w:sz w:val="24"/>
          <w:szCs w:val="24"/>
        </w:rPr>
        <w:t>'RiverDams'</w:t>
      </w:r>
      <w:r w:rsidR="00A537A7">
        <w:rPr>
          <w:rFonts w:ascii="Calibri" w:hAnsi="Calibri"/>
          <w:sz w:val="24"/>
          <w:szCs w:val="24"/>
        </w:rPr>
        <w:t xml:space="preserve"> layer and click </w:t>
      </w:r>
      <w:r w:rsidR="00A537A7" w:rsidRPr="00A705A1">
        <w:rPr>
          <w:rFonts w:ascii="Calibri" w:hAnsi="Calibri"/>
          <w:b/>
          <w:sz w:val="24"/>
          <w:szCs w:val="24"/>
        </w:rPr>
        <w:t>'Make this the only selectable layer'</w:t>
      </w:r>
    </w:p>
    <w:p w14:paraId="60309A57"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 xml:space="preserve">Use the </w:t>
      </w:r>
      <w:r w:rsidRPr="00A705A1">
        <w:rPr>
          <w:rFonts w:ascii="Calibri" w:hAnsi="Calibri"/>
          <w:b/>
          <w:sz w:val="24"/>
          <w:szCs w:val="24"/>
        </w:rPr>
        <w:t>'Select Features by Rectangle'</w:t>
      </w:r>
      <w:r>
        <w:rPr>
          <w:rFonts w:ascii="Calibri" w:hAnsi="Calibri"/>
          <w:sz w:val="24"/>
          <w:szCs w:val="24"/>
        </w:rPr>
        <w:t xml:space="preserve"> tool to select all barriers.  </w:t>
      </w:r>
    </w:p>
    <w:p w14:paraId="439DF151" w14:textId="77777777" w:rsidR="00A537A7" w:rsidRDefault="00A537A7"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1B2A7E33" wp14:editId="483830E3">
            <wp:extent cx="2227005" cy="2724150"/>
            <wp:effectExtent l="19050" t="0" r="1845" b="0"/>
            <wp:docPr id="15" name="Picture 14" descr="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ed.JPG"/>
                    <pic:cNvPicPr/>
                  </pic:nvPicPr>
                  <pic:blipFill>
                    <a:blip r:embed="rId66"/>
                    <a:stretch>
                      <a:fillRect/>
                    </a:stretch>
                  </pic:blipFill>
                  <pic:spPr>
                    <a:xfrm>
                      <a:off x="0" y="0"/>
                      <a:ext cx="2227005" cy="2724150"/>
                    </a:xfrm>
                    <a:prstGeom prst="rect">
                      <a:avLst/>
                    </a:prstGeom>
                  </pic:spPr>
                </pic:pic>
              </a:graphicData>
            </a:graphic>
          </wp:inline>
        </w:drawing>
      </w:r>
    </w:p>
    <w:p w14:paraId="1D3F97FB" w14:textId="77777777" w:rsidR="00A537A7" w:rsidRDefault="00A537A7" w:rsidP="00631335">
      <w:pPr>
        <w:pStyle w:val="BodyText"/>
        <w:spacing w:after="120"/>
        <w:ind w:left="180" w:right="639"/>
        <w:rPr>
          <w:rFonts w:ascii="Calibri" w:hAnsi="Calibri"/>
          <w:sz w:val="24"/>
          <w:szCs w:val="24"/>
        </w:rPr>
      </w:pPr>
    </w:p>
    <w:p w14:paraId="2BB62CB6"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11. </w:t>
      </w:r>
      <w:r w:rsidR="00A537A7">
        <w:rPr>
          <w:rFonts w:ascii="Calibri" w:hAnsi="Calibri"/>
          <w:sz w:val="24"/>
          <w:szCs w:val="24"/>
        </w:rPr>
        <w:t xml:space="preserve">Click the </w:t>
      </w:r>
      <w:r w:rsidR="00A537A7" w:rsidRPr="00A705A1">
        <w:rPr>
          <w:rFonts w:ascii="Calibri" w:hAnsi="Calibri"/>
          <w:b/>
          <w:sz w:val="24"/>
          <w:szCs w:val="24"/>
        </w:rPr>
        <w:t>'Set Barriers on Selected'</w:t>
      </w:r>
      <w:r w:rsidR="00A537A7">
        <w:rPr>
          <w:rFonts w:ascii="Calibri" w:hAnsi="Calibri"/>
          <w:sz w:val="24"/>
          <w:szCs w:val="24"/>
        </w:rPr>
        <w:t xml:space="preserve"> button.  </w:t>
      </w:r>
      <w:r w:rsidR="0088468D">
        <w:rPr>
          <w:rFonts w:ascii="Calibri" w:hAnsi="Calibri"/>
          <w:noProof/>
          <w:sz w:val="24"/>
          <w:szCs w:val="24"/>
          <w:lang w:val="en-CA"/>
        </w:rPr>
        <w:drawing>
          <wp:inline distT="0" distB="0" distL="0" distR="0" wp14:anchorId="2EB83D72" wp14:editId="6D1A151B">
            <wp:extent cx="247650" cy="228600"/>
            <wp:effectExtent l="19050" t="0" r="0" b="0"/>
            <wp:docPr id="17" name="Picture 15" descr="setbarri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barriers.JPG"/>
                    <pic:cNvPicPr/>
                  </pic:nvPicPr>
                  <pic:blipFill>
                    <a:blip r:embed="rId67"/>
                    <a:stretch>
                      <a:fillRect/>
                    </a:stretch>
                  </pic:blipFill>
                  <pic:spPr>
                    <a:xfrm>
                      <a:off x="0" y="0"/>
                      <a:ext cx="247650" cy="228600"/>
                    </a:xfrm>
                    <a:prstGeom prst="rect">
                      <a:avLst/>
                    </a:prstGeom>
                  </pic:spPr>
                </pic:pic>
              </a:graphicData>
            </a:graphic>
          </wp:inline>
        </w:drawing>
      </w:r>
    </w:p>
    <w:p w14:paraId="06DE0242"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12. </w:t>
      </w:r>
      <w:r w:rsidR="0088468D">
        <w:rPr>
          <w:rFonts w:ascii="Calibri" w:hAnsi="Calibri"/>
          <w:sz w:val="24"/>
          <w:szCs w:val="24"/>
        </w:rPr>
        <w:t xml:space="preserve">Barriers should be set and labeled on barriers A, B, C, D, E, &amp; F. </w:t>
      </w:r>
    </w:p>
    <w:p w14:paraId="0E09640A" w14:textId="77777777" w:rsidR="0088468D" w:rsidRDefault="00A705A1" w:rsidP="00631335">
      <w:pPr>
        <w:pStyle w:val="BodyText"/>
        <w:spacing w:after="120"/>
        <w:ind w:left="180" w:right="639"/>
        <w:rPr>
          <w:rFonts w:ascii="Calibri" w:hAnsi="Calibri"/>
          <w:sz w:val="24"/>
          <w:szCs w:val="24"/>
        </w:rPr>
      </w:pPr>
      <w:r>
        <w:rPr>
          <w:rFonts w:ascii="Calibri" w:hAnsi="Calibri"/>
          <w:sz w:val="24"/>
          <w:szCs w:val="24"/>
        </w:rPr>
        <w:t xml:space="preserve">13. </w:t>
      </w:r>
      <w:r w:rsidR="0088468D">
        <w:rPr>
          <w:rFonts w:ascii="Calibri" w:hAnsi="Calibri"/>
          <w:sz w:val="24"/>
          <w:szCs w:val="24"/>
        </w:rPr>
        <w:t xml:space="preserve">Use the </w:t>
      </w:r>
      <w:r w:rsidR="0088468D" w:rsidRPr="0088468D">
        <w:rPr>
          <w:rFonts w:ascii="Calibri" w:hAnsi="Calibri"/>
          <w:b/>
          <w:sz w:val="24"/>
          <w:szCs w:val="24"/>
        </w:rPr>
        <w:t>One-Click Analysis</w:t>
      </w:r>
      <w:r w:rsidR="0088468D">
        <w:rPr>
          <w:rFonts w:ascii="Calibri" w:hAnsi="Calibri"/>
          <w:sz w:val="24"/>
          <w:szCs w:val="24"/>
        </w:rPr>
        <w:t xml:space="preserve"> tool to perform a quick analysis starting at any barrier or the flag.  At any barrier results should appear similar to this: </w:t>
      </w:r>
      <w:r w:rsidR="00475463">
        <w:rPr>
          <w:rFonts w:ascii="Calibri" w:hAnsi="Calibri"/>
          <w:noProof/>
          <w:sz w:val="24"/>
          <w:szCs w:val="24"/>
          <w:lang w:val="en-CA"/>
        </w:rPr>
        <w:drawing>
          <wp:inline distT="0" distB="0" distL="0" distR="0" wp14:anchorId="1CA88CB8" wp14:editId="092B3581">
            <wp:extent cx="171450" cy="238125"/>
            <wp:effectExtent l="19050" t="0" r="0" b="0"/>
            <wp:docPr id="20" name="Picture 19" descr="one cl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 click.JPG"/>
                    <pic:cNvPicPr/>
                  </pic:nvPicPr>
                  <pic:blipFill>
                    <a:blip r:embed="rId68"/>
                    <a:stretch>
                      <a:fillRect/>
                    </a:stretch>
                  </pic:blipFill>
                  <pic:spPr>
                    <a:xfrm>
                      <a:off x="0" y="0"/>
                      <a:ext cx="171450" cy="238125"/>
                    </a:xfrm>
                    <a:prstGeom prst="rect">
                      <a:avLst/>
                    </a:prstGeom>
                  </pic:spPr>
                </pic:pic>
              </a:graphicData>
            </a:graphic>
          </wp:inline>
        </w:drawing>
      </w:r>
    </w:p>
    <w:p w14:paraId="194F80BE" w14:textId="40C56E76" w:rsidR="0088468D" w:rsidRDefault="007F7243" w:rsidP="00865D8F">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4A095765" wp14:editId="57170C32">
            <wp:extent cx="5950585" cy="2467610"/>
            <wp:effectExtent l="0" t="0" r="0" b="889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50585" cy="2467610"/>
                    </a:xfrm>
                    <a:prstGeom prst="rect">
                      <a:avLst/>
                    </a:prstGeom>
                    <a:noFill/>
                    <a:ln>
                      <a:noFill/>
                    </a:ln>
                  </pic:spPr>
                </pic:pic>
              </a:graphicData>
            </a:graphic>
          </wp:inline>
        </w:drawing>
      </w:r>
    </w:p>
    <w:p w14:paraId="1A0AB9D7" w14:textId="00945002" w:rsidR="0088468D" w:rsidRDefault="0088468D" w:rsidP="00865D8F">
      <w:pPr>
        <w:pStyle w:val="BodyText"/>
        <w:spacing w:after="120"/>
        <w:ind w:left="180" w:right="639"/>
        <w:rPr>
          <w:rFonts w:ascii="Calibri" w:hAnsi="Calibri"/>
          <w:sz w:val="24"/>
          <w:szCs w:val="24"/>
        </w:rPr>
      </w:pPr>
    </w:p>
    <w:p w14:paraId="28882527" w14:textId="77777777" w:rsidR="0088468D" w:rsidRDefault="0088468D" w:rsidP="00631335">
      <w:pPr>
        <w:pStyle w:val="BodyText"/>
        <w:spacing w:after="120"/>
        <w:ind w:left="180" w:right="639"/>
        <w:rPr>
          <w:rFonts w:ascii="Calibri" w:hAnsi="Calibri"/>
          <w:sz w:val="24"/>
          <w:szCs w:val="24"/>
        </w:rPr>
      </w:pPr>
      <w:r>
        <w:rPr>
          <w:rFonts w:ascii="Calibri" w:hAnsi="Calibri"/>
          <w:sz w:val="24"/>
          <w:szCs w:val="24"/>
        </w:rPr>
        <w:t xml:space="preserve">Notice if you click the network sink, the 'Type' in the results changes to 'Sink.' </w:t>
      </w:r>
    </w:p>
    <w:p w14:paraId="0A061DEA" w14:textId="66E4EBBE" w:rsidR="0088468D" w:rsidRDefault="00A6703E" w:rsidP="00631335">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5E4629CB" wp14:editId="21CA3F23">
                <wp:extent cx="5615940" cy="814070"/>
                <wp:effectExtent l="5080" t="5080" r="8255" b="9525"/>
                <wp:docPr id="44" name="Text Box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814070"/>
                        </a:xfrm>
                        <a:prstGeom prst="rect">
                          <a:avLst/>
                        </a:prstGeom>
                        <a:solidFill>
                          <a:schemeClr val="tx1">
                            <a:lumMod val="65000"/>
                            <a:lumOff val="35000"/>
                          </a:schemeClr>
                        </a:solidFill>
                        <a:ln w="9525">
                          <a:solidFill>
                            <a:srgbClr val="000000"/>
                          </a:solidFill>
                          <a:miter lim="800000"/>
                          <a:headEnd/>
                          <a:tailEnd/>
                        </a:ln>
                      </wps:spPr>
                      <wps:txbx>
                        <w:txbxContent>
                          <w:p w14:paraId="3E3A8184" w14:textId="77777777" w:rsidR="00386FF9" w:rsidRPr="00626798" w:rsidRDefault="00386FF9" w:rsidP="00DE4FC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In a One-Click Analysis, results are returned as a selection AND highlighted red.  The selection can be used for further analysis or operations.   Only the last operation (determined by the checkboxes in the General Tab, reading left to right) is returned as selection.</w:t>
                            </w:r>
                          </w:p>
                          <w:p w14:paraId="658777E6" w14:textId="77777777" w:rsidR="00386FF9" w:rsidRPr="000A743B" w:rsidRDefault="00386FF9" w:rsidP="00DE4FC4">
                            <w:pPr>
                              <w:ind w:right="639"/>
                            </w:pPr>
                          </w:p>
                        </w:txbxContent>
                      </wps:txbx>
                      <wps:bodyPr rot="0" vert="horz" wrap="square" lIns="91440" tIns="45720" rIns="91440" bIns="45720" anchor="t" anchorCtr="0" upright="1">
                        <a:noAutofit/>
                      </wps:bodyPr>
                    </wps:wsp>
                  </a:graphicData>
                </a:graphic>
              </wp:inline>
            </w:drawing>
          </mc:Choice>
          <mc:Fallback>
            <w:pict>
              <v:shape w14:anchorId="5E4629CB" id="Text Box 460" o:spid="_x0000_s1054" type="#_x0000_t202" style="width:442.2pt;height:6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" fillcolor="#5a5a5a [2109]">
                <v:textbox>
                  <w:txbxContent>
                    <w:p w14:paraId="3E3A8184" w14:textId="77777777" w:rsidR="00386FF9" w:rsidRPr="00626798" w:rsidRDefault="00386FF9" w:rsidP="00DE4FC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In a One-Click Analysis, results are returned as a selection AND highlighted red.  The selection can be used for further analysis or operations.   Only the last operation (determined by the checkboxes in the General Tab, reading left to right) is returned as selection.</w:t>
                      </w:r>
                    </w:p>
                    <w:p w14:paraId="658777E6" w14:textId="77777777" w:rsidR="00386FF9" w:rsidRPr="000A743B" w:rsidRDefault="00386FF9" w:rsidP="00DE4FC4">
                      <w:pPr>
                        <w:ind w:right="639"/>
                      </w:pPr>
                    </w:p>
                  </w:txbxContent>
                </v:textbox>
                <w10:anchorlock/>
              </v:shape>
            </w:pict>
          </mc:Fallback>
        </mc:AlternateContent>
      </w:r>
    </w:p>
    <w:p w14:paraId="27B65E32" w14:textId="77777777" w:rsidR="00DE4FC4" w:rsidRDefault="00DE4FC4" w:rsidP="00631335">
      <w:pPr>
        <w:pStyle w:val="BodyText"/>
        <w:spacing w:after="120"/>
        <w:ind w:left="180" w:right="639"/>
        <w:rPr>
          <w:rFonts w:ascii="Calibri" w:hAnsi="Calibri"/>
          <w:sz w:val="24"/>
          <w:szCs w:val="24"/>
        </w:rPr>
      </w:pPr>
      <w:r>
        <w:rPr>
          <w:rFonts w:ascii="Calibri" w:hAnsi="Calibri"/>
          <w:sz w:val="24"/>
          <w:szCs w:val="24"/>
        </w:rPr>
        <w:t xml:space="preserve"> </w:t>
      </w:r>
    </w:p>
    <w:p w14:paraId="1A4862E2" w14:textId="77777777" w:rsidR="0067159D" w:rsidRDefault="00BC71A3" w:rsidP="00702ABB">
      <w:pPr>
        <w:pStyle w:val="Heading1"/>
        <w:rPr>
          <w:lang w:val="en-CA"/>
        </w:rPr>
      </w:pPr>
      <w:bookmarkStart w:id="99" w:name="_Toc52020118"/>
      <w:r>
        <w:rPr>
          <w:lang w:val="en-US"/>
        </w:rPr>
        <w:t>8</w:t>
      </w:r>
      <w:r w:rsidR="00702ABB">
        <w:rPr>
          <w:lang w:val="en-US"/>
        </w:rPr>
        <w:t xml:space="preserve">. </w:t>
      </w:r>
      <w:bookmarkStart w:id="100" w:name="_Ref343847201"/>
      <w:r w:rsidR="0067159D">
        <w:t xml:space="preserve">An </w:t>
      </w:r>
      <w:r>
        <w:rPr>
          <w:lang w:val="en-US"/>
        </w:rPr>
        <w:t>'</w:t>
      </w:r>
      <w:r w:rsidR="0067159D">
        <w:t>Advanced Analysis</w:t>
      </w:r>
      <w:r>
        <w:rPr>
          <w:lang w:val="en-US"/>
        </w:rPr>
        <w:t>'</w:t>
      </w:r>
      <w:r w:rsidR="0067159D">
        <w:t xml:space="preserve"> Walkthrough</w:t>
      </w:r>
      <w:bookmarkEnd w:id="99"/>
      <w:bookmarkEnd w:id="100"/>
    </w:p>
    <w:p w14:paraId="66062CD9"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15F37C3E" w14:textId="77777777" w:rsidR="0004138A" w:rsidRPr="0004138A" w:rsidRDefault="0004138A" w:rsidP="0004138A">
      <w:pPr>
        <w:rPr>
          <w:lang w:eastAsia="ru-RU"/>
        </w:rPr>
      </w:pPr>
    </w:p>
    <w:p w14:paraId="38F21038" w14:textId="5E0A5CC0" w:rsidR="00475463" w:rsidRDefault="00475463" w:rsidP="00475463">
      <w:pPr>
        <w:pStyle w:val="BodyText"/>
        <w:spacing w:after="120"/>
        <w:ind w:left="180" w:right="639"/>
        <w:rPr>
          <w:rFonts w:ascii="Calibri" w:hAnsi="Calibri"/>
          <w:sz w:val="24"/>
          <w:szCs w:val="24"/>
        </w:rPr>
      </w:pPr>
      <w:r>
        <w:rPr>
          <w:rFonts w:ascii="Calibri" w:hAnsi="Calibri"/>
          <w:sz w:val="24"/>
          <w:szCs w:val="24"/>
        </w:rPr>
        <w:t>This walkthrough will lead you through conducting a</w:t>
      </w:r>
      <w:r w:rsidR="00724A6F">
        <w:rPr>
          <w:rFonts w:ascii="Calibri" w:hAnsi="Calibri"/>
          <w:sz w:val="24"/>
          <w:szCs w:val="24"/>
        </w:rPr>
        <w:t>n</w:t>
      </w:r>
      <w:r>
        <w:rPr>
          <w:rFonts w:ascii="Calibri" w:hAnsi="Calibri"/>
          <w:sz w:val="24"/>
          <w:szCs w:val="24"/>
        </w:rPr>
        <w:t xml:space="preserve"> </w:t>
      </w:r>
      <w:r>
        <w:rPr>
          <w:rFonts w:ascii="Calibri" w:hAnsi="Calibri"/>
          <w:b/>
          <w:sz w:val="24"/>
          <w:szCs w:val="24"/>
        </w:rPr>
        <w:t>Advanced</w:t>
      </w:r>
      <w:r w:rsidRPr="00A537A7">
        <w:rPr>
          <w:rFonts w:ascii="Calibri" w:hAnsi="Calibri"/>
          <w:b/>
          <w:sz w:val="24"/>
          <w:szCs w:val="24"/>
        </w:rPr>
        <w:t xml:space="preserve"> Analysis</w:t>
      </w:r>
      <w:r>
        <w:rPr>
          <w:rFonts w:ascii="Calibri" w:hAnsi="Calibri"/>
          <w:sz w:val="24"/>
          <w:szCs w:val="24"/>
        </w:rPr>
        <w:t xml:space="preserve"> with FIPEX.  Prior to this walkthrough you should have a geometric network created (see </w:t>
      </w:r>
      <w:r w:rsidR="006758DF">
        <w:rPr>
          <w:rFonts w:ascii="Calibri" w:hAnsi="Calibri"/>
          <w:sz w:val="24"/>
          <w:szCs w:val="24"/>
        </w:rPr>
        <w:fldChar w:fldCharType="begin"/>
      </w:r>
      <w:r>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ins w:id="101" w:author="goldford@student.ubc.ca" w:date="2022-08-18T13:57:00Z">
        <w:r w:rsidR="00DE7F1A" w:rsidRPr="006319E3">
          <w:t>Network Creation</w:t>
        </w:r>
      </w:ins>
      <w:r w:rsidR="006758DF">
        <w:rPr>
          <w:rFonts w:ascii="Calibri" w:hAnsi="Calibri"/>
          <w:sz w:val="24"/>
          <w:szCs w:val="24"/>
        </w:rPr>
        <w:fldChar w:fldCharType="end"/>
      </w:r>
      <w:r>
        <w:rPr>
          <w:rFonts w:ascii="Calibri" w:hAnsi="Calibri"/>
          <w:sz w:val="24"/>
          <w:szCs w:val="24"/>
        </w:rPr>
        <w:t>) using the MXD (</w:t>
      </w:r>
      <w:r w:rsidRPr="00475463">
        <w:rPr>
          <w:rFonts w:ascii="Calibri" w:hAnsi="Calibri"/>
          <w:i/>
          <w:sz w:val="24"/>
          <w:szCs w:val="24"/>
        </w:rPr>
        <w:t>FIPEX_InstallDemo.mxd</w:t>
      </w:r>
      <w:r>
        <w:rPr>
          <w:rFonts w:ascii="Calibri" w:hAnsi="Calibri"/>
          <w:sz w:val="24"/>
          <w:szCs w:val="24"/>
        </w:rPr>
        <w:t>) and dataset provided</w:t>
      </w:r>
      <w:r w:rsidR="008415EC">
        <w:rPr>
          <w:rFonts w:ascii="Calibri" w:hAnsi="Calibri"/>
          <w:sz w:val="24"/>
          <w:szCs w:val="24"/>
        </w:rPr>
        <w:t xml:space="preserve">. </w:t>
      </w:r>
      <w:r w:rsidR="007B3A1E">
        <w:rPr>
          <w:rFonts w:ascii="Calibri" w:hAnsi="Calibri"/>
          <w:sz w:val="24"/>
          <w:szCs w:val="24"/>
        </w:rPr>
        <w:t>You should also have completed the One-Click Analysis Walkthrough (</w:t>
      </w:r>
      <w:r w:rsidR="006758DF">
        <w:rPr>
          <w:rFonts w:ascii="Calibri" w:hAnsi="Calibri"/>
          <w:sz w:val="24"/>
          <w:szCs w:val="24"/>
        </w:rPr>
        <w:fldChar w:fldCharType="begin"/>
      </w:r>
      <w:r w:rsidR="007B3A1E">
        <w:rPr>
          <w:rFonts w:ascii="Calibri" w:hAnsi="Calibri"/>
          <w:sz w:val="24"/>
          <w:szCs w:val="24"/>
        </w:rPr>
        <w:instrText xml:space="preserve"> REF _Ref343716971 \h </w:instrText>
      </w:r>
      <w:r w:rsidR="006758DF">
        <w:rPr>
          <w:rFonts w:ascii="Calibri" w:hAnsi="Calibri"/>
          <w:sz w:val="24"/>
          <w:szCs w:val="24"/>
        </w:rPr>
      </w:r>
      <w:r w:rsidR="006758DF">
        <w:rPr>
          <w:rFonts w:ascii="Calibri" w:hAnsi="Calibri"/>
          <w:sz w:val="24"/>
          <w:szCs w:val="24"/>
        </w:rPr>
        <w:fldChar w:fldCharType="separate"/>
      </w:r>
      <w:ins w:id="102" w:author="goldford@student.ubc.ca" w:date="2022-08-18T13:57:00Z">
        <w:r w:rsidR="00DE7F1A">
          <w:t>A '</w:t>
        </w:r>
        <w:r w:rsidR="00DE7F1A" w:rsidRPr="00A537A7">
          <w:t>One-Click Analysis</w:t>
        </w:r>
        <w:r w:rsidR="00DE7F1A">
          <w:t>' Walkthrough</w:t>
        </w:r>
      </w:ins>
      <w:r w:rsidR="006758DF">
        <w:rPr>
          <w:rFonts w:ascii="Calibri" w:hAnsi="Calibri"/>
          <w:sz w:val="24"/>
          <w:szCs w:val="24"/>
        </w:rPr>
        <w:fldChar w:fldCharType="end"/>
      </w:r>
      <w:r w:rsidR="007B3A1E">
        <w:rPr>
          <w:rFonts w:ascii="Calibri" w:hAnsi="Calibri"/>
          <w:sz w:val="24"/>
          <w:szCs w:val="24"/>
        </w:rPr>
        <w:t xml:space="preserve">).  </w:t>
      </w:r>
    </w:p>
    <w:p w14:paraId="396508F0" w14:textId="77777777" w:rsidR="0067159D" w:rsidRDefault="00475463" w:rsidP="00631335">
      <w:pPr>
        <w:pStyle w:val="BodyText"/>
        <w:spacing w:after="120"/>
        <w:ind w:left="180" w:right="639"/>
        <w:rPr>
          <w:rFonts w:ascii="Calibri" w:hAnsi="Calibri"/>
          <w:sz w:val="24"/>
          <w:szCs w:val="24"/>
        </w:rPr>
      </w:pPr>
      <w:r>
        <w:rPr>
          <w:rFonts w:ascii="Calibri" w:hAnsi="Calibri"/>
          <w:sz w:val="24"/>
          <w:szCs w:val="24"/>
        </w:rPr>
        <w:t xml:space="preserve">An Advanced Analysis is </w:t>
      </w:r>
      <w:r w:rsidR="00724A6F">
        <w:rPr>
          <w:rFonts w:ascii="Calibri" w:hAnsi="Calibri"/>
          <w:sz w:val="24"/>
          <w:szCs w:val="24"/>
        </w:rPr>
        <w:t xml:space="preserve">used to analyze one or many barriers on a given network.  It is triggered by clicking the Advanced Analysis button on the FIPEX toolbar </w:t>
      </w:r>
      <w:r w:rsidR="00724A6F">
        <w:rPr>
          <w:rFonts w:ascii="Calibri" w:hAnsi="Calibri"/>
          <w:noProof/>
          <w:sz w:val="24"/>
          <w:szCs w:val="24"/>
          <w:lang w:val="en-CA"/>
        </w:rPr>
        <w:drawing>
          <wp:inline distT="0" distB="0" distL="0" distR="0" wp14:anchorId="44BE3872" wp14:editId="5088563D">
            <wp:extent cx="200025" cy="209550"/>
            <wp:effectExtent l="19050" t="0" r="9525" b="0"/>
            <wp:docPr id="21" name="Picture 20" descr="adva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JPG"/>
                    <pic:cNvPicPr/>
                  </pic:nvPicPr>
                  <pic:blipFill>
                    <a:blip r:embed="rId69"/>
                    <a:stretch>
                      <a:fillRect/>
                    </a:stretch>
                  </pic:blipFill>
                  <pic:spPr>
                    <a:xfrm>
                      <a:off x="0" y="0"/>
                      <a:ext cx="200025" cy="209550"/>
                    </a:xfrm>
                    <a:prstGeom prst="rect">
                      <a:avLst/>
                    </a:prstGeom>
                  </pic:spPr>
                </pic:pic>
              </a:graphicData>
            </a:graphic>
          </wp:inline>
        </w:drawing>
      </w:r>
      <w:r w:rsidR="00724A6F">
        <w:rPr>
          <w:rFonts w:ascii="Calibri" w:hAnsi="Calibri"/>
          <w:sz w:val="24"/>
          <w:szCs w:val="24"/>
        </w:rPr>
        <w:t xml:space="preserve">  .</w:t>
      </w:r>
    </w:p>
    <w:p w14:paraId="7414BBCC" w14:textId="1197A302" w:rsidR="00724A6F" w:rsidRDefault="00A6703E" w:rsidP="00631335">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42F1360B" wp14:editId="66882F9E">
                <wp:extent cx="5615940" cy="666750"/>
                <wp:effectExtent l="5080" t="9525" r="8255" b="9525"/>
                <wp:docPr id="41" name="Text Box 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666750"/>
                        </a:xfrm>
                        <a:prstGeom prst="rect">
                          <a:avLst/>
                        </a:prstGeom>
                        <a:solidFill>
                          <a:schemeClr val="tx1">
                            <a:lumMod val="65000"/>
                            <a:lumOff val="35000"/>
                          </a:schemeClr>
                        </a:solidFill>
                        <a:ln w="9525">
                          <a:solidFill>
                            <a:srgbClr val="000000"/>
                          </a:solidFill>
                          <a:miter lim="800000"/>
                          <a:headEnd/>
                          <a:tailEnd/>
                        </a:ln>
                      </wps:spPr>
                      <wps:txbx>
                        <w:txbxContent>
                          <w:p w14:paraId="04F9EB53" w14:textId="77777777" w:rsidR="00386FF9" w:rsidRPr="00626798" w:rsidRDefault="00386FF9" w:rsidP="00724A6F">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The Advanced Analysis will only be activated on the FIPEX toolbar if there is a geometric network present in the active data frame and there is a flag set on the network. </w:t>
                            </w:r>
                          </w:p>
                          <w:p w14:paraId="02C57AEA" w14:textId="77777777" w:rsidR="00386FF9" w:rsidRPr="000A743B" w:rsidRDefault="00386FF9" w:rsidP="00724A6F">
                            <w:pPr>
                              <w:ind w:right="639"/>
                            </w:pPr>
                          </w:p>
                        </w:txbxContent>
                      </wps:txbx>
                      <wps:bodyPr rot="0" vert="horz" wrap="square" lIns="91440" tIns="45720" rIns="91440" bIns="45720" anchor="t" anchorCtr="0" upright="1">
                        <a:noAutofit/>
                      </wps:bodyPr>
                    </wps:wsp>
                  </a:graphicData>
                </a:graphic>
              </wp:inline>
            </w:drawing>
          </mc:Choice>
          <mc:Fallback>
            <w:pict>
              <v:shape w14:anchorId="42F1360B" id="Text Box 459" o:spid="_x0000_s1055" type="#_x0000_t202" style="width:442.2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" fillcolor="#5a5a5a [2109]">
                <v:textbox>
                  <w:txbxContent>
                    <w:p w14:paraId="04F9EB53" w14:textId="77777777" w:rsidR="00386FF9" w:rsidRPr="00626798" w:rsidRDefault="00386FF9" w:rsidP="00724A6F">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The Advanced Analysis will only be activated on the FIPEX toolbar if there is a geometric network present in the active data frame and there is a flag set on the network. </w:t>
                      </w:r>
                    </w:p>
                    <w:p w14:paraId="02C57AEA" w14:textId="77777777" w:rsidR="00386FF9" w:rsidRPr="000A743B" w:rsidRDefault="00386FF9" w:rsidP="00724A6F">
                      <w:pPr>
                        <w:ind w:right="639"/>
                      </w:pPr>
                    </w:p>
                  </w:txbxContent>
                </v:textbox>
                <w10:anchorlock/>
              </v:shape>
            </w:pict>
          </mc:Fallback>
        </mc:AlternateContent>
      </w:r>
    </w:p>
    <w:p w14:paraId="5A756E6E" w14:textId="77777777" w:rsidR="00187FF3" w:rsidRDefault="00724A6F" w:rsidP="00631335">
      <w:pPr>
        <w:pStyle w:val="BodyText"/>
        <w:spacing w:after="120"/>
        <w:ind w:left="180" w:right="639"/>
        <w:rPr>
          <w:rFonts w:ascii="Calibri" w:hAnsi="Calibri"/>
          <w:sz w:val="24"/>
          <w:szCs w:val="24"/>
        </w:rPr>
      </w:pPr>
      <w:r>
        <w:rPr>
          <w:rFonts w:ascii="Calibri" w:hAnsi="Calibri"/>
          <w:sz w:val="24"/>
          <w:szCs w:val="24"/>
        </w:rPr>
        <w:t xml:space="preserve">The </w:t>
      </w:r>
      <w:r w:rsidRPr="005B7389">
        <w:rPr>
          <w:rFonts w:ascii="Calibri" w:hAnsi="Calibri"/>
          <w:sz w:val="24"/>
          <w:szCs w:val="24"/>
        </w:rPr>
        <w:t>Advanced Analysis</w:t>
      </w:r>
      <w:r>
        <w:rPr>
          <w:rFonts w:ascii="Calibri" w:hAnsi="Calibri"/>
          <w:sz w:val="24"/>
          <w:szCs w:val="24"/>
        </w:rPr>
        <w:t xml:space="preserve"> uses the settings in the </w:t>
      </w:r>
      <w:r w:rsidRPr="005B7389">
        <w:rPr>
          <w:rFonts w:ascii="Calibri" w:hAnsi="Calibri"/>
          <w:sz w:val="24"/>
          <w:szCs w:val="24"/>
        </w:rPr>
        <w:t>Advanced Tab</w:t>
      </w:r>
      <w:r>
        <w:rPr>
          <w:rFonts w:ascii="Calibri" w:hAnsi="Calibri"/>
          <w:sz w:val="24"/>
          <w:szCs w:val="24"/>
        </w:rPr>
        <w:t xml:space="preserve"> of the </w:t>
      </w:r>
      <w:r w:rsidR="008415EC">
        <w:rPr>
          <w:rFonts w:ascii="Calibri" w:hAnsi="Calibri"/>
          <w:sz w:val="24"/>
          <w:szCs w:val="24"/>
        </w:rPr>
        <w:t xml:space="preserve">FIPEX Options menu (as well as the settings in the General, Exclusions, and Barriers).   </w:t>
      </w:r>
    </w:p>
    <w:p w14:paraId="71D264DB" w14:textId="7E8B4066" w:rsidR="007F7243" w:rsidRDefault="00702ABB" w:rsidP="00631335">
      <w:pPr>
        <w:pStyle w:val="BodyText"/>
        <w:spacing w:after="120"/>
        <w:ind w:left="180" w:right="639"/>
        <w:rPr>
          <w:rFonts w:ascii="Calibri" w:hAnsi="Calibri"/>
          <w:sz w:val="24"/>
          <w:szCs w:val="24"/>
        </w:rPr>
      </w:pPr>
      <w:r>
        <w:rPr>
          <w:rFonts w:ascii="Calibri" w:hAnsi="Calibri"/>
          <w:sz w:val="24"/>
          <w:szCs w:val="24"/>
        </w:rPr>
        <w:t>1.  O</w:t>
      </w:r>
      <w:r w:rsidR="007B3A1E">
        <w:rPr>
          <w:rFonts w:ascii="Calibri" w:hAnsi="Calibri"/>
          <w:sz w:val="24"/>
          <w:szCs w:val="24"/>
        </w:rPr>
        <w:t xml:space="preserve">pen the </w:t>
      </w:r>
      <w:r w:rsidR="007B3A1E" w:rsidRPr="005B7389">
        <w:rPr>
          <w:rFonts w:ascii="Calibri" w:hAnsi="Calibri"/>
          <w:b/>
          <w:sz w:val="24"/>
          <w:szCs w:val="24"/>
        </w:rPr>
        <w:t>FIPEX Options</w:t>
      </w:r>
      <w:r w:rsidR="007B3A1E">
        <w:rPr>
          <w:rFonts w:ascii="Calibri" w:hAnsi="Calibri"/>
          <w:sz w:val="24"/>
          <w:szCs w:val="24"/>
        </w:rPr>
        <w:t xml:space="preserve"> menu.  Make sure the </w:t>
      </w:r>
      <w:r w:rsidR="007B3A1E" w:rsidRPr="005B7389">
        <w:rPr>
          <w:rFonts w:ascii="Calibri" w:hAnsi="Calibri"/>
          <w:b/>
          <w:sz w:val="24"/>
          <w:szCs w:val="24"/>
        </w:rPr>
        <w:t>General Tab</w:t>
      </w:r>
      <w:r w:rsidR="007B3A1E">
        <w:rPr>
          <w:rFonts w:ascii="Calibri" w:hAnsi="Calibri"/>
          <w:sz w:val="24"/>
          <w:szCs w:val="24"/>
        </w:rPr>
        <w:t xml:space="preserve"> looks like this</w:t>
      </w:r>
      <w:r w:rsidR="00E34C41">
        <w:rPr>
          <w:rFonts w:ascii="Calibri" w:hAnsi="Calibri"/>
          <w:sz w:val="24"/>
          <w:szCs w:val="24"/>
        </w:rPr>
        <w:t xml:space="preserve"> (check 'Upstream', 'Downstream', 'Downstream Total' and / or any other Habitat Output you wish)</w:t>
      </w:r>
      <w:r w:rsidR="007B3A1E">
        <w:rPr>
          <w:rFonts w:ascii="Calibri" w:hAnsi="Calibri"/>
          <w:sz w:val="24"/>
          <w:szCs w:val="24"/>
        </w:rPr>
        <w:t xml:space="preserve">: </w:t>
      </w:r>
    </w:p>
    <w:p w14:paraId="6B96B8F4" w14:textId="089C5E18" w:rsidR="007B3A1E" w:rsidRDefault="007F7243" w:rsidP="00631335">
      <w:pPr>
        <w:pStyle w:val="BodyText"/>
        <w:spacing w:after="120"/>
        <w:ind w:left="180" w:right="639"/>
        <w:rPr>
          <w:rFonts w:ascii="Calibri" w:hAnsi="Calibri"/>
          <w:sz w:val="24"/>
          <w:szCs w:val="24"/>
        </w:rPr>
      </w:pPr>
      <w:r>
        <w:rPr>
          <w:rFonts w:ascii="Calibri" w:hAnsi="Calibri"/>
          <w:noProof/>
          <w:sz w:val="24"/>
          <w:szCs w:val="24"/>
        </w:rPr>
        <w:lastRenderedPageBreak/>
        <w:drawing>
          <wp:inline distT="0" distB="0" distL="0" distR="0" wp14:anchorId="749929A6" wp14:editId="400498E0">
            <wp:extent cx="4318000" cy="3955415"/>
            <wp:effectExtent l="0" t="0" r="6350" b="698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8000" cy="3955415"/>
                    </a:xfrm>
                    <a:prstGeom prst="rect">
                      <a:avLst/>
                    </a:prstGeom>
                    <a:noFill/>
                    <a:ln>
                      <a:noFill/>
                    </a:ln>
                  </pic:spPr>
                </pic:pic>
              </a:graphicData>
            </a:graphic>
          </wp:inline>
        </w:drawing>
      </w:r>
    </w:p>
    <w:p w14:paraId="59114866" w14:textId="66152EC4" w:rsidR="007F7243" w:rsidRDefault="00702ABB">
      <w:pPr>
        <w:pStyle w:val="BodyText"/>
        <w:spacing w:after="120"/>
        <w:ind w:left="180" w:right="639"/>
        <w:rPr>
          <w:rFonts w:ascii="Calibri" w:hAnsi="Calibri"/>
          <w:sz w:val="24"/>
          <w:szCs w:val="24"/>
        </w:rPr>
      </w:pPr>
      <w:r>
        <w:rPr>
          <w:rFonts w:ascii="Calibri" w:hAnsi="Calibri"/>
          <w:sz w:val="24"/>
          <w:szCs w:val="24"/>
        </w:rPr>
        <w:t xml:space="preserve">2.  </w:t>
      </w:r>
      <w:r w:rsidR="006D7B50">
        <w:rPr>
          <w:rFonts w:ascii="Calibri" w:hAnsi="Calibri"/>
          <w:sz w:val="24"/>
          <w:szCs w:val="24"/>
        </w:rPr>
        <w:t xml:space="preserve">In the </w:t>
      </w:r>
      <w:r w:rsidR="006D7B50" w:rsidRPr="009335A2">
        <w:rPr>
          <w:rFonts w:ascii="Calibri" w:hAnsi="Calibri"/>
          <w:b/>
          <w:sz w:val="24"/>
          <w:szCs w:val="24"/>
        </w:rPr>
        <w:t>Barriers Tab</w:t>
      </w:r>
      <w:r w:rsidR="006D7B50">
        <w:rPr>
          <w:rFonts w:ascii="Calibri" w:hAnsi="Calibri"/>
          <w:sz w:val="24"/>
          <w:szCs w:val="24"/>
        </w:rPr>
        <w:t>, highligh</w:t>
      </w:r>
      <w:r w:rsidR="009335A2">
        <w:rPr>
          <w:rFonts w:ascii="Calibri" w:hAnsi="Calibri"/>
          <w:sz w:val="24"/>
          <w:szCs w:val="24"/>
        </w:rPr>
        <w:t>t</w:t>
      </w:r>
      <w:r w:rsidR="006D7B50">
        <w:rPr>
          <w:rFonts w:ascii="Calibri" w:hAnsi="Calibri"/>
          <w:sz w:val="24"/>
          <w:szCs w:val="24"/>
        </w:rPr>
        <w:t xml:space="preserve"> </w:t>
      </w:r>
      <w:r w:rsidR="006D7B50" w:rsidRPr="009335A2">
        <w:rPr>
          <w:rFonts w:ascii="Calibri" w:hAnsi="Calibri"/>
          <w:b/>
          <w:sz w:val="24"/>
          <w:szCs w:val="24"/>
        </w:rPr>
        <w:t>'RiverDams</w:t>
      </w:r>
      <w:r w:rsidR="006D7B50">
        <w:rPr>
          <w:rFonts w:ascii="Calibri" w:hAnsi="Calibri"/>
          <w:sz w:val="24"/>
          <w:szCs w:val="24"/>
        </w:rPr>
        <w:t xml:space="preserve">.' For the </w:t>
      </w:r>
      <w:r w:rsidR="006D7B50" w:rsidRPr="009335A2">
        <w:rPr>
          <w:rFonts w:ascii="Calibri" w:hAnsi="Calibri"/>
          <w:b/>
          <w:sz w:val="24"/>
          <w:szCs w:val="24"/>
        </w:rPr>
        <w:t>Barrier ID / Label Field</w:t>
      </w:r>
      <w:r w:rsidR="006D7B50">
        <w:rPr>
          <w:rFonts w:ascii="Calibri" w:hAnsi="Calibri"/>
          <w:sz w:val="24"/>
          <w:szCs w:val="24"/>
        </w:rPr>
        <w:t xml:space="preserve">, select the </w:t>
      </w:r>
      <w:r w:rsidR="006D7B50" w:rsidRPr="009335A2">
        <w:rPr>
          <w:rFonts w:ascii="Calibri" w:hAnsi="Calibri"/>
          <w:i/>
          <w:sz w:val="24"/>
          <w:szCs w:val="24"/>
        </w:rPr>
        <w:t>Label</w:t>
      </w:r>
      <w:r w:rsidR="006D7B50">
        <w:rPr>
          <w:rFonts w:ascii="Calibri" w:hAnsi="Calibri"/>
          <w:sz w:val="24"/>
          <w:szCs w:val="24"/>
        </w:rPr>
        <w:t xml:space="preserve"> field</w:t>
      </w:r>
      <w:r w:rsidR="009335A2">
        <w:rPr>
          <w:rFonts w:ascii="Calibri" w:hAnsi="Calibri"/>
          <w:sz w:val="24"/>
          <w:szCs w:val="24"/>
        </w:rPr>
        <w:t xml:space="preserve"> using the </w:t>
      </w:r>
      <w:r w:rsidR="009335A2" w:rsidRPr="009335A2">
        <w:rPr>
          <w:rFonts w:ascii="Calibri" w:hAnsi="Calibri"/>
          <w:b/>
          <w:sz w:val="24"/>
          <w:szCs w:val="24"/>
        </w:rPr>
        <w:t>'Change ID Field...</w:t>
      </w:r>
      <w:r w:rsidR="009335A2">
        <w:rPr>
          <w:rFonts w:ascii="Calibri" w:hAnsi="Calibri"/>
          <w:sz w:val="24"/>
          <w:szCs w:val="24"/>
        </w:rPr>
        <w:t>' button</w:t>
      </w:r>
      <w:r w:rsidR="006D7B50">
        <w:rPr>
          <w:rFonts w:ascii="Calibri" w:hAnsi="Calibri"/>
          <w:sz w:val="24"/>
          <w:szCs w:val="24"/>
        </w:rPr>
        <w:t xml:space="preserve">. </w:t>
      </w:r>
      <w:r w:rsidR="009335A2">
        <w:rPr>
          <w:rFonts w:ascii="Calibri" w:hAnsi="Calibri"/>
          <w:sz w:val="24"/>
          <w:szCs w:val="24"/>
        </w:rPr>
        <w:t xml:space="preserve">Choose the 'Permeability Field', setting it to the </w:t>
      </w:r>
      <w:r w:rsidR="009335A2" w:rsidRPr="009335A2">
        <w:rPr>
          <w:rFonts w:ascii="Calibri" w:hAnsi="Calibri"/>
          <w:i/>
          <w:sz w:val="24"/>
          <w:szCs w:val="24"/>
        </w:rPr>
        <w:t>pass</w:t>
      </w:r>
      <w:r w:rsidR="009335A2">
        <w:rPr>
          <w:rFonts w:ascii="Calibri" w:hAnsi="Calibri"/>
          <w:sz w:val="24"/>
          <w:szCs w:val="24"/>
        </w:rPr>
        <w:t xml:space="preserve"> field using the 'Change Permeability Field' button.  </w:t>
      </w:r>
      <w:r w:rsidRPr="009335A2">
        <w:rPr>
          <w:rFonts w:ascii="Calibri" w:hAnsi="Calibri"/>
          <w:sz w:val="24"/>
          <w:szCs w:val="24"/>
        </w:rPr>
        <w:t>Make</w:t>
      </w:r>
      <w:r>
        <w:rPr>
          <w:rFonts w:ascii="Calibri" w:hAnsi="Calibri"/>
          <w:sz w:val="24"/>
          <w:szCs w:val="24"/>
        </w:rPr>
        <w:t xml:space="preserve"> sure the </w:t>
      </w:r>
      <w:r w:rsidRPr="005B7389">
        <w:rPr>
          <w:rFonts w:ascii="Calibri" w:hAnsi="Calibri"/>
          <w:b/>
          <w:sz w:val="24"/>
          <w:szCs w:val="24"/>
        </w:rPr>
        <w:t>Barriers Tab</w:t>
      </w:r>
      <w:r>
        <w:rPr>
          <w:rFonts w:ascii="Calibri" w:hAnsi="Calibri"/>
          <w:sz w:val="24"/>
          <w:szCs w:val="24"/>
        </w:rPr>
        <w:t xml:space="preserve"> looks lik</w:t>
      </w:r>
      <w:r w:rsidR="009335A2">
        <w:rPr>
          <w:rFonts w:ascii="Calibri" w:hAnsi="Calibri"/>
          <w:sz w:val="24"/>
          <w:szCs w:val="24"/>
        </w:rPr>
        <w:t>e this:</w:t>
      </w:r>
      <w:r>
        <w:rPr>
          <w:rFonts w:ascii="Calibri" w:hAnsi="Calibri"/>
          <w:sz w:val="24"/>
          <w:szCs w:val="24"/>
        </w:rPr>
        <w:t xml:space="preserve"> </w:t>
      </w:r>
    </w:p>
    <w:p w14:paraId="0BC53281" w14:textId="7D17C0A2" w:rsidR="007F7243" w:rsidRDefault="007F7243" w:rsidP="00631335">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4A9793B9" wp14:editId="5B844A00">
            <wp:extent cx="3570605" cy="1807210"/>
            <wp:effectExtent l="0" t="0" r="0" b="254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0605" cy="1807210"/>
                    </a:xfrm>
                    <a:prstGeom prst="rect">
                      <a:avLst/>
                    </a:prstGeom>
                    <a:noFill/>
                    <a:ln>
                      <a:noFill/>
                    </a:ln>
                  </pic:spPr>
                </pic:pic>
              </a:graphicData>
            </a:graphic>
          </wp:inline>
        </w:drawing>
      </w:r>
    </w:p>
    <w:p w14:paraId="5D726703" w14:textId="0713558A" w:rsidR="00702ABB" w:rsidRDefault="00702ABB" w:rsidP="00631335">
      <w:pPr>
        <w:pStyle w:val="BodyText"/>
        <w:spacing w:after="120"/>
        <w:ind w:left="180" w:right="639"/>
        <w:rPr>
          <w:rFonts w:ascii="Calibri" w:hAnsi="Calibri"/>
          <w:sz w:val="24"/>
          <w:szCs w:val="24"/>
        </w:rPr>
      </w:pPr>
      <w:r>
        <w:rPr>
          <w:rFonts w:ascii="Calibri" w:hAnsi="Calibri"/>
          <w:sz w:val="24"/>
          <w:szCs w:val="24"/>
        </w:rPr>
        <w:t xml:space="preserve">3.  In the </w:t>
      </w:r>
      <w:r w:rsidRPr="005B7389">
        <w:rPr>
          <w:rFonts w:ascii="Calibri" w:hAnsi="Calibri"/>
          <w:b/>
          <w:sz w:val="24"/>
          <w:szCs w:val="24"/>
        </w:rPr>
        <w:t>Advanced</w:t>
      </w:r>
      <w:r>
        <w:rPr>
          <w:rFonts w:ascii="Calibri" w:hAnsi="Calibri"/>
          <w:sz w:val="24"/>
          <w:szCs w:val="24"/>
        </w:rPr>
        <w:t xml:space="preserve"> </w:t>
      </w:r>
      <w:r w:rsidRPr="005B7389">
        <w:rPr>
          <w:rFonts w:ascii="Calibri" w:hAnsi="Calibri"/>
          <w:b/>
          <w:sz w:val="24"/>
          <w:szCs w:val="24"/>
        </w:rPr>
        <w:t>Tab</w:t>
      </w:r>
      <w:r>
        <w:rPr>
          <w:rFonts w:ascii="Calibri" w:hAnsi="Calibri"/>
          <w:sz w:val="24"/>
          <w:szCs w:val="24"/>
        </w:rPr>
        <w:t xml:space="preserve">, in the </w:t>
      </w:r>
      <w:r w:rsidRPr="005B7389">
        <w:rPr>
          <w:rFonts w:ascii="Calibri" w:hAnsi="Calibri"/>
          <w:b/>
          <w:sz w:val="24"/>
          <w:szCs w:val="24"/>
        </w:rPr>
        <w:t>"Order" of Analysis</w:t>
      </w:r>
      <w:r>
        <w:rPr>
          <w:rFonts w:ascii="Calibri" w:hAnsi="Calibri"/>
          <w:sz w:val="24"/>
          <w:szCs w:val="24"/>
        </w:rPr>
        <w:t xml:space="preserve">, </w:t>
      </w:r>
      <w:r w:rsidR="000817DA">
        <w:rPr>
          <w:rFonts w:ascii="Calibri" w:hAnsi="Calibri"/>
          <w:sz w:val="24"/>
          <w:szCs w:val="24"/>
        </w:rPr>
        <w:t>check "</w:t>
      </w:r>
      <w:r w:rsidR="000817DA" w:rsidRPr="005B7389">
        <w:rPr>
          <w:rFonts w:ascii="Calibri" w:hAnsi="Calibri"/>
          <w:b/>
          <w:sz w:val="24"/>
          <w:szCs w:val="24"/>
        </w:rPr>
        <w:t>Maximum</w:t>
      </w:r>
      <w:r w:rsidR="000817DA">
        <w:rPr>
          <w:rFonts w:ascii="Calibri" w:hAnsi="Calibri"/>
          <w:sz w:val="24"/>
          <w:szCs w:val="24"/>
        </w:rPr>
        <w:t>."</w:t>
      </w:r>
      <w:r w:rsidR="005B7389">
        <w:rPr>
          <w:rFonts w:ascii="Calibri" w:hAnsi="Calibri"/>
          <w:sz w:val="24"/>
          <w:szCs w:val="24"/>
        </w:rPr>
        <w:t xml:space="preserve"> This setting ensures the analysis will iterate through all barriers encountered between the flag and the end(s) of the network in the Analysis Direction. </w:t>
      </w:r>
    </w:p>
    <w:p w14:paraId="08E6C50C" w14:textId="69845B2B" w:rsidR="000817DA" w:rsidRDefault="007F7243" w:rsidP="00631335">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11DBD09F" wp14:editId="1BB30E68">
            <wp:extent cx="2341821" cy="805543"/>
            <wp:effectExtent l="0" t="0" r="190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64900" cy="813482"/>
                    </a:xfrm>
                    <a:prstGeom prst="rect">
                      <a:avLst/>
                    </a:prstGeom>
                    <a:noFill/>
                    <a:ln>
                      <a:noFill/>
                    </a:ln>
                  </pic:spPr>
                </pic:pic>
              </a:graphicData>
            </a:graphic>
          </wp:inline>
        </w:drawing>
      </w:r>
    </w:p>
    <w:p w14:paraId="18220081" w14:textId="77777777" w:rsidR="000817DA" w:rsidRDefault="000817DA" w:rsidP="00631335">
      <w:pPr>
        <w:pStyle w:val="BodyText"/>
        <w:spacing w:after="120"/>
        <w:ind w:left="180" w:right="639"/>
        <w:rPr>
          <w:rFonts w:ascii="Calibri" w:hAnsi="Calibri"/>
          <w:sz w:val="24"/>
          <w:szCs w:val="24"/>
        </w:rPr>
      </w:pPr>
      <w:r>
        <w:rPr>
          <w:rFonts w:ascii="Calibri" w:hAnsi="Calibri"/>
          <w:sz w:val="24"/>
          <w:szCs w:val="24"/>
        </w:rPr>
        <w:lastRenderedPageBreak/>
        <w:t xml:space="preserve">4. Set the </w:t>
      </w:r>
      <w:r w:rsidRPr="005B7389">
        <w:rPr>
          <w:rFonts w:ascii="Calibri" w:hAnsi="Calibri"/>
          <w:b/>
          <w:sz w:val="24"/>
          <w:szCs w:val="24"/>
        </w:rPr>
        <w:t>Analysis Direction</w:t>
      </w:r>
      <w:r>
        <w:rPr>
          <w:rFonts w:ascii="Calibri" w:hAnsi="Calibri"/>
          <w:sz w:val="24"/>
          <w:szCs w:val="24"/>
        </w:rPr>
        <w:t xml:space="preserve"> to </w:t>
      </w:r>
      <w:r w:rsidR="005B7389">
        <w:rPr>
          <w:rFonts w:ascii="Calibri" w:hAnsi="Calibri"/>
          <w:sz w:val="24"/>
          <w:szCs w:val="24"/>
        </w:rPr>
        <w:t>'</w:t>
      </w:r>
      <w:r w:rsidRPr="005B7389">
        <w:rPr>
          <w:rFonts w:ascii="Calibri" w:hAnsi="Calibri"/>
          <w:b/>
          <w:sz w:val="24"/>
          <w:szCs w:val="24"/>
        </w:rPr>
        <w:t>Upstream</w:t>
      </w:r>
      <w:r>
        <w:rPr>
          <w:rFonts w:ascii="Calibri" w:hAnsi="Calibri"/>
          <w:sz w:val="24"/>
          <w:szCs w:val="24"/>
        </w:rPr>
        <w:t>.</w:t>
      </w:r>
      <w:r w:rsidR="005B7389">
        <w:rPr>
          <w:rFonts w:ascii="Calibri" w:hAnsi="Calibri"/>
          <w:sz w:val="24"/>
          <w:szCs w:val="24"/>
        </w:rPr>
        <w:t>'</w:t>
      </w:r>
      <w:r>
        <w:rPr>
          <w:rFonts w:ascii="Calibri" w:hAnsi="Calibri"/>
          <w:sz w:val="24"/>
          <w:szCs w:val="24"/>
        </w:rPr>
        <w:t xml:space="preserve">  </w:t>
      </w:r>
    </w:p>
    <w:p w14:paraId="6B7A0F9B" w14:textId="73CFA4B9" w:rsidR="000817DA" w:rsidRDefault="007F7243" w:rsidP="00865D8F">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1BD92EE3" wp14:editId="0F31E7E2">
            <wp:extent cx="1617537" cy="856343"/>
            <wp:effectExtent l="0" t="0" r="1905" b="127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32348" cy="864184"/>
                    </a:xfrm>
                    <a:prstGeom prst="rect">
                      <a:avLst/>
                    </a:prstGeom>
                    <a:noFill/>
                    <a:ln>
                      <a:noFill/>
                    </a:ln>
                  </pic:spPr>
                </pic:pic>
              </a:graphicData>
            </a:graphic>
          </wp:inline>
        </w:drawing>
      </w:r>
    </w:p>
    <w:p w14:paraId="44B596BC" w14:textId="69843BFC" w:rsidR="000817DA" w:rsidRDefault="00A6703E" w:rsidP="00631335">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3FEF3959" wp14:editId="369ABE53">
                <wp:extent cx="5615940" cy="1649730"/>
                <wp:effectExtent l="5080" t="12700" r="8255" b="13970"/>
                <wp:docPr id="40" name="Text Box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649730"/>
                        </a:xfrm>
                        <a:prstGeom prst="rect">
                          <a:avLst/>
                        </a:prstGeom>
                        <a:solidFill>
                          <a:schemeClr val="tx1">
                            <a:lumMod val="65000"/>
                            <a:lumOff val="35000"/>
                          </a:schemeClr>
                        </a:solidFill>
                        <a:ln w="9525">
                          <a:solidFill>
                            <a:srgbClr val="000000"/>
                          </a:solidFill>
                          <a:miter lim="800000"/>
                          <a:headEnd/>
                          <a:tailEnd/>
                        </a:ln>
                      </wps:spPr>
                      <wps:txbx>
                        <w:txbxContent>
                          <w:p w14:paraId="11235F8D" w14:textId="77777777" w:rsidR="00386FF9" w:rsidRDefault="00386FF9" w:rsidP="00460FA8">
                            <w:pPr>
                              <w:pStyle w:val="BodyText"/>
                              <w:tabs>
                                <w:tab w:val="right" w:leader="dot" w:pos="9781"/>
                                <w:tab w:val="left" w:pos="9923"/>
                              </w:tabs>
                              <w:ind w:left="180" w:right="639"/>
                              <w:rPr>
                                <w:rFonts w:asciiTheme="minorHAnsi" w:hAnsiTheme="minorHAnsi" w:cstheme="minorHAnsi"/>
                                <w:color w:val="FFFFFF" w:themeColor="background1"/>
                                <w:sz w:val="22"/>
                                <w:szCs w:val="22"/>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color w:val="FFFFFF" w:themeColor="background1"/>
                                <w:sz w:val="22"/>
                                <w:szCs w:val="22"/>
                              </w:rPr>
                              <w:t xml:space="preserve">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different from the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found in the General Tab.  </w:t>
                            </w:r>
                          </w:p>
                          <w:p w14:paraId="151562F1" w14:textId="77777777" w:rsidR="00386FF9" w:rsidRDefault="00386FF9" w:rsidP="00460FA8">
                            <w:pPr>
                              <w:pStyle w:val="BodyText"/>
                              <w:tabs>
                                <w:tab w:val="right" w:leader="dot" w:pos="9781"/>
                                <w:tab w:val="left" w:pos="9923"/>
                              </w:tabs>
                              <w:ind w:left="180" w:right="639"/>
                              <w:rPr>
                                <w:rFonts w:asciiTheme="minorHAnsi" w:hAnsiTheme="minorHAnsi" w:cstheme="minorHAnsi"/>
                                <w:color w:val="FFFFFF" w:themeColor="background1"/>
                                <w:sz w:val="22"/>
                                <w:szCs w:val="22"/>
                              </w:rPr>
                            </w:pPr>
                          </w:p>
                          <w:p w14:paraId="70816C4C" w14:textId="77777777" w:rsidR="00386FF9" w:rsidRPr="00626798" w:rsidRDefault="00386FF9" w:rsidP="00460FA8">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271A2E">
                              <w:rPr>
                                <w:rFonts w:asciiTheme="minorHAnsi" w:hAnsiTheme="minorHAnsi" w:cstheme="minorHAnsi"/>
                                <w:color w:val="FFFFFF" w:themeColor="background1"/>
                                <w:sz w:val="22"/>
                                <w:szCs w:val="22"/>
                              </w:rPr>
                              <w:t xml:space="preserve">An example:  If all six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are checked in the General Tab and 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set to 'Upstream' in the Advanced Tab, the FIPEX </w:t>
                            </w:r>
                            <w:r w:rsidRPr="00271A2E">
                              <w:rPr>
                                <w:rFonts w:asciiTheme="minorHAnsi" w:hAnsiTheme="minorHAnsi" w:cstheme="minorHAnsi"/>
                                <w:b/>
                                <w:i/>
                                <w:color w:val="FFFFFF" w:themeColor="background1"/>
                                <w:sz w:val="22"/>
                                <w:szCs w:val="22"/>
                              </w:rPr>
                              <w:t>Advanced Analysis</w:t>
                            </w:r>
                            <w:r w:rsidRPr="00271A2E">
                              <w:rPr>
                                <w:rFonts w:asciiTheme="minorHAnsi" w:hAnsiTheme="minorHAnsi" w:cstheme="minorHAnsi"/>
                                <w:color w:val="FFFFFF" w:themeColor="background1"/>
                                <w:sz w:val="22"/>
                                <w:szCs w:val="22"/>
                              </w:rPr>
                              <w:t xml:space="preserve"> will perform all six trace types for a given barrier and then proceed to perform all six trace types for the </w:t>
                            </w:r>
                            <w:r w:rsidRPr="00271A2E">
                              <w:rPr>
                                <w:rFonts w:asciiTheme="minorHAnsi" w:hAnsiTheme="minorHAnsi" w:cstheme="minorHAnsi"/>
                                <w:b/>
                                <w:i/>
                                <w:color w:val="FFFFFF" w:themeColor="background1"/>
                                <w:sz w:val="22"/>
                                <w:szCs w:val="22"/>
                              </w:rPr>
                              <w:t>next barrier(s) encountered upstream</w:t>
                            </w:r>
                            <w:r w:rsidRPr="00271A2E">
                              <w:rPr>
                                <w:rFonts w:asciiTheme="minorHAnsi" w:hAnsiTheme="minorHAnsi" w:cstheme="minorHAnsi"/>
                                <w:i/>
                                <w:color w:val="FFFFFF" w:themeColor="background1"/>
                                <w:sz w:val="22"/>
                                <w:szCs w:val="22"/>
                              </w:rPr>
                              <w:t xml:space="preserve">.  </w:t>
                            </w:r>
                            <w:r w:rsidRPr="00271A2E">
                              <w:rPr>
                                <w:rFonts w:asciiTheme="minorHAnsi" w:hAnsiTheme="minorHAnsi" w:cstheme="minorHAnsi"/>
                                <w:color w:val="FFFFFF" w:themeColor="background1"/>
                                <w:sz w:val="22"/>
                                <w:szCs w:val="22"/>
                              </w:rPr>
                              <w:t xml:space="preserve">It will continue to do this until the </w:t>
                            </w:r>
                            <w:r w:rsidRPr="00271A2E">
                              <w:rPr>
                                <w:rFonts w:asciiTheme="minorHAnsi" w:hAnsiTheme="minorHAnsi" w:cstheme="minorHAnsi"/>
                                <w:b/>
                                <w:i/>
                                <w:color w:val="FFFFFF" w:themeColor="background1"/>
                                <w:sz w:val="22"/>
                                <w:szCs w:val="22"/>
                              </w:rPr>
                              <w:t>'Order' of Analysis</w:t>
                            </w:r>
                            <w:r w:rsidRPr="00271A2E">
                              <w:rPr>
                                <w:rFonts w:asciiTheme="minorHAnsi" w:hAnsiTheme="minorHAnsi" w:cstheme="minorHAnsi"/>
                                <w:color w:val="FFFFFF" w:themeColor="background1"/>
                                <w:sz w:val="22"/>
                                <w:szCs w:val="22"/>
                              </w:rPr>
                              <w:t xml:space="preserve"> is exceeded or the end(s) of the network is reached.</w:t>
                            </w:r>
                            <w:r>
                              <w:rPr>
                                <w:rFonts w:asciiTheme="minorHAnsi" w:hAnsiTheme="minorHAnsi" w:cstheme="minorHAnsi"/>
                                <w:b/>
                                <w:color w:val="FFFFFF" w:themeColor="background1"/>
                                <w:sz w:val="22"/>
                                <w:szCs w:val="22"/>
                              </w:rPr>
                              <w:t xml:space="preserve">  </w:t>
                            </w:r>
                          </w:p>
                          <w:p w14:paraId="30249B04" w14:textId="77777777" w:rsidR="00386FF9" w:rsidRPr="000A743B" w:rsidRDefault="00386FF9" w:rsidP="00460FA8">
                            <w:pPr>
                              <w:ind w:right="639"/>
                            </w:pPr>
                          </w:p>
                        </w:txbxContent>
                      </wps:txbx>
                      <wps:bodyPr rot="0" vert="horz" wrap="square" lIns="91440" tIns="45720" rIns="91440" bIns="45720" anchor="t" anchorCtr="0" upright="1">
                        <a:noAutofit/>
                      </wps:bodyPr>
                    </wps:wsp>
                  </a:graphicData>
                </a:graphic>
              </wp:inline>
            </w:drawing>
          </mc:Choice>
          <mc:Fallback>
            <w:pict>
              <v:shape w14:anchorId="3FEF3959" id="Text Box 458" o:spid="_x0000_s1056" type="#_x0000_t202" style="width:442.2pt;height:12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" fillcolor="#5a5a5a [2109]">
                <v:textbox>
                  <w:txbxContent>
                    <w:p w14:paraId="11235F8D" w14:textId="77777777" w:rsidR="00386FF9" w:rsidRDefault="00386FF9" w:rsidP="00460FA8">
                      <w:pPr>
                        <w:pStyle w:val="BodyText"/>
                        <w:tabs>
                          <w:tab w:val="right" w:leader="dot" w:pos="9781"/>
                          <w:tab w:val="left" w:pos="9923"/>
                        </w:tabs>
                        <w:ind w:left="180" w:right="639"/>
                        <w:rPr>
                          <w:rFonts w:asciiTheme="minorHAnsi" w:hAnsiTheme="minorHAnsi" w:cstheme="minorHAnsi"/>
                          <w:color w:val="FFFFFF" w:themeColor="background1"/>
                          <w:sz w:val="22"/>
                          <w:szCs w:val="22"/>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color w:val="FFFFFF" w:themeColor="background1"/>
                          <w:sz w:val="22"/>
                          <w:szCs w:val="22"/>
                        </w:rPr>
                        <w:t xml:space="preserve">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different from the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found in the General Tab.  </w:t>
                      </w:r>
                    </w:p>
                    <w:p w14:paraId="151562F1" w14:textId="77777777" w:rsidR="00386FF9" w:rsidRDefault="00386FF9" w:rsidP="00460FA8">
                      <w:pPr>
                        <w:pStyle w:val="BodyText"/>
                        <w:tabs>
                          <w:tab w:val="right" w:leader="dot" w:pos="9781"/>
                          <w:tab w:val="left" w:pos="9923"/>
                        </w:tabs>
                        <w:ind w:left="180" w:right="639"/>
                        <w:rPr>
                          <w:rFonts w:asciiTheme="minorHAnsi" w:hAnsiTheme="minorHAnsi" w:cstheme="minorHAnsi"/>
                          <w:color w:val="FFFFFF" w:themeColor="background1"/>
                          <w:sz w:val="22"/>
                          <w:szCs w:val="22"/>
                        </w:rPr>
                      </w:pPr>
                    </w:p>
                    <w:p w14:paraId="70816C4C" w14:textId="77777777" w:rsidR="00386FF9" w:rsidRPr="00626798" w:rsidRDefault="00386FF9" w:rsidP="00460FA8">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271A2E">
                        <w:rPr>
                          <w:rFonts w:asciiTheme="minorHAnsi" w:hAnsiTheme="minorHAnsi" w:cstheme="minorHAnsi"/>
                          <w:color w:val="FFFFFF" w:themeColor="background1"/>
                          <w:sz w:val="22"/>
                          <w:szCs w:val="22"/>
                        </w:rPr>
                        <w:t xml:space="preserve">An example:  If all six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are checked in the General Tab and 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set to 'Upstream' in the Advanced Tab, the FIPEX </w:t>
                      </w:r>
                      <w:r w:rsidRPr="00271A2E">
                        <w:rPr>
                          <w:rFonts w:asciiTheme="minorHAnsi" w:hAnsiTheme="minorHAnsi" w:cstheme="minorHAnsi"/>
                          <w:b/>
                          <w:i/>
                          <w:color w:val="FFFFFF" w:themeColor="background1"/>
                          <w:sz w:val="22"/>
                          <w:szCs w:val="22"/>
                        </w:rPr>
                        <w:t>Advanced Analysis</w:t>
                      </w:r>
                      <w:r w:rsidRPr="00271A2E">
                        <w:rPr>
                          <w:rFonts w:asciiTheme="minorHAnsi" w:hAnsiTheme="minorHAnsi" w:cstheme="minorHAnsi"/>
                          <w:color w:val="FFFFFF" w:themeColor="background1"/>
                          <w:sz w:val="22"/>
                          <w:szCs w:val="22"/>
                        </w:rPr>
                        <w:t xml:space="preserve"> will perform all six trace types for a given barrier and then proceed to perform all six trace types for the </w:t>
                      </w:r>
                      <w:r w:rsidRPr="00271A2E">
                        <w:rPr>
                          <w:rFonts w:asciiTheme="minorHAnsi" w:hAnsiTheme="minorHAnsi" w:cstheme="minorHAnsi"/>
                          <w:b/>
                          <w:i/>
                          <w:color w:val="FFFFFF" w:themeColor="background1"/>
                          <w:sz w:val="22"/>
                          <w:szCs w:val="22"/>
                        </w:rPr>
                        <w:t>next barrier(s) encountered upstream</w:t>
                      </w:r>
                      <w:r w:rsidRPr="00271A2E">
                        <w:rPr>
                          <w:rFonts w:asciiTheme="minorHAnsi" w:hAnsiTheme="minorHAnsi" w:cstheme="minorHAnsi"/>
                          <w:i/>
                          <w:color w:val="FFFFFF" w:themeColor="background1"/>
                          <w:sz w:val="22"/>
                          <w:szCs w:val="22"/>
                        </w:rPr>
                        <w:t xml:space="preserve">.  </w:t>
                      </w:r>
                      <w:r w:rsidRPr="00271A2E">
                        <w:rPr>
                          <w:rFonts w:asciiTheme="minorHAnsi" w:hAnsiTheme="minorHAnsi" w:cstheme="minorHAnsi"/>
                          <w:color w:val="FFFFFF" w:themeColor="background1"/>
                          <w:sz w:val="22"/>
                          <w:szCs w:val="22"/>
                        </w:rPr>
                        <w:t xml:space="preserve">It will continue to do this until the </w:t>
                      </w:r>
                      <w:r w:rsidRPr="00271A2E">
                        <w:rPr>
                          <w:rFonts w:asciiTheme="minorHAnsi" w:hAnsiTheme="minorHAnsi" w:cstheme="minorHAnsi"/>
                          <w:b/>
                          <w:i/>
                          <w:color w:val="FFFFFF" w:themeColor="background1"/>
                          <w:sz w:val="22"/>
                          <w:szCs w:val="22"/>
                        </w:rPr>
                        <w:t>'Order' of Analysis</w:t>
                      </w:r>
                      <w:r w:rsidRPr="00271A2E">
                        <w:rPr>
                          <w:rFonts w:asciiTheme="minorHAnsi" w:hAnsiTheme="minorHAnsi" w:cstheme="minorHAnsi"/>
                          <w:color w:val="FFFFFF" w:themeColor="background1"/>
                          <w:sz w:val="22"/>
                          <w:szCs w:val="22"/>
                        </w:rPr>
                        <w:t xml:space="preserve"> is exceeded or the end(s) of the network is reached.</w:t>
                      </w:r>
                      <w:r>
                        <w:rPr>
                          <w:rFonts w:asciiTheme="minorHAnsi" w:hAnsiTheme="minorHAnsi" w:cstheme="minorHAnsi"/>
                          <w:b/>
                          <w:color w:val="FFFFFF" w:themeColor="background1"/>
                          <w:sz w:val="22"/>
                          <w:szCs w:val="22"/>
                        </w:rPr>
                        <w:t xml:space="preserve">  </w:t>
                      </w:r>
                    </w:p>
                    <w:p w14:paraId="30249B04" w14:textId="77777777" w:rsidR="00386FF9" w:rsidRPr="000A743B" w:rsidRDefault="00386FF9" w:rsidP="00460FA8">
                      <w:pPr>
                        <w:ind w:right="639"/>
                      </w:pPr>
                    </w:p>
                  </w:txbxContent>
                </v:textbox>
                <w10:anchorlock/>
              </v:shape>
            </w:pict>
          </mc:Fallback>
        </mc:AlternateContent>
      </w:r>
    </w:p>
    <w:p w14:paraId="056473A8" w14:textId="77777777" w:rsidR="007B3A1E" w:rsidRDefault="00460FA8" w:rsidP="00631335">
      <w:pPr>
        <w:pStyle w:val="BodyText"/>
        <w:spacing w:after="120"/>
        <w:ind w:left="180" w:right="639"/>
        <w:rPr>
          <w:rFonts w:ascii="Calibri" w:hAnsi="Calibri"/>
          <w:sz w:val="24"/>
          <w:szCs w:val="24"/>
        </w:rPr>
      </w:pPr>
      <w:r>
        <w:rPr>
          <w:rFonts w:ascii="Calibri" w:hAnsi="Calibri"/>
          <w:sz w:val="24"/>
          <w:szCs w:val="24"/>
        </w:rPr>
        <w:t xml:space="preserve">5. Check </w:t>
      </w:r>
      <w:r w:rsidRPr="00E34C41">
        <w:rPr>
          <w:rFonts w:ascii="Calibri" w:hAnsi="Calibri"/>
          <w:b/>
          <w:sz w:val="24"/>
          <w:szCs w:val="24"/>
        </w:rPr>
        <w:t>'Output to GeoDatabase Tables'</w:t>
      </w:r>
      <w:r>
        <w:rPr>
          <w:rFonts w:ascii="Calibri" w:hAnsi="Calibri"/>
          <w:sz w:val="24"/>
          <w:szCs w:val="24"/>
        </w:rPr>
        <w:t xml:space="preserve">.  </w:t>
      </w:r>
    </w:p>
    <w:p w14:paraId="79B5A0D6" w14:textId="77777777" w:rsidR="006D7B50" w:rsidRDefault="006D7B50" w:rsidP="00631335">
      <w:pPr>
        <w:pStyle w:val="BodyText"/>
        <w:spacing w:after="120"/>
        <w:ind w:left="180" w:right="639"/>
        <w:rPr>
          <w:rFonts w:ascii="Calibri" w:hAnsi="Calibri"/>
          <w:sz w:val="24"/>
          <w:szCs w:val="24"/>
        </w:rPr>
      </w:pPr>
      <w:r>
        <w:rPr>
          <w:rFonts w:ascii="Calibri" w:hAnsi="Calibri"/>
          <w:sz w:val="24"/>
          <w:szCs w:val="24"/>
        </w:rPr>
        <w:t xml:space="preserve">6. Click </w:t>
      </w:r>
      <w:r w:rsidRPr="00E34C41">
        <w:rPr>
          <w:rFonts w:ascii="Calibri" w:hAnsi="Calibri"/>
          <w:b/>
          <w:sz w:val="24"/>
          <w:szCs w:val="24"/>
        </w:rPr>
        <w:t>'Browse for GDB'</w:t>
      </w:r>
      <w:r>
        <w:rPr>
          <w:rFonts w:ascii="Calibri" w:hAnsi="Calibri"/>
          <w:sz w:val="24"/>
          <w:szCs w:val="24"/>
        </w:rPr>
        <w:t xml:space="preserve"> and select a geodatabase for output (File Geodatabase preferred).  You may choose to use the geodatabase provided with FIPEX (</w:t>
      </w:r>
      <w:r w:rsidRPr="006D7B50">
        <w:rPr>
          <w:rFonts w:ascii="Calibri" w:hAnsi="Calibri"/>
          <w:i/>
          <w:sz w:val="24"/>
          <w:szCs w:val="24"/>
        </w:rPr>
        <w:t>FIPEX_DemoDataver10_[date].gdb</w:t>
      </w:r>
      <w:r>
        <w:rPr>
          <w:rFonts w:ascii="Calibri" w:hAnsi="Calibri"/>
          <w:sz w:val="24"/>
          <w:szCs w:val="24"/>
        </w:rPr>
        <w:t xml:space="preserve">).  </w:t>
      </w:r>
    </w:p>
    <w:p w14:paraId="47E82369" w14:textId="77777777" w:rsidR="006D7B50" w:rsidRDefault="006D7B50" w:rsidP="00631335">
      <w:pPr>
        <w:pStyle w:val="BodyText"/>
        <w:spacing w:after="120"/>
        <w:ind w:left="180" w:right="639"/>
        <w:rPr>
          <w:rFonts w:ascii="Calibri" w:hAnsi="Calibri"/>
          <w:sz w:val="24"/>
          <w:szCs w:val="24"/>
        </w:rPr>
      </w:pPr>
      <w:r>
        <w:rPr>
          <w:rFonts w:ascii="Calibri" w:hAnsi="Calibri"/>
          <w:sz w:val="24"/>
          <w:szCs w:val="24"/>
        </w:rPr>
        <w:t xml:space="preserve">7. In tables prefix enter </w:t>
      </w:r>
      <w:r w:rsidRPr="00E34C41">
        <w:rPr>
          <w:rFonts w:ascii="Calibri" w:hAnsi="Calibri"/>
          <w:b/>
          <w:sz w:val="24"/>
          <w:szCs w:val="24"/>
        </w:rPr>
        <w:t>'demo'</w:t>
      </w:r>
      <w:r>
        <w:rPr>
          <w:rFonts w:ascii="Calibri" w:hAnsi="Calibri"/>
          <w:sz w:val="24"/>
          <w:szCs w:val="24"/>
        </w:rPr>
        <w:t xml:space="preserve"> (or another prefix of your choosing).  </w:t>
      </w:r>
    </w:p>
    <w:p w14:paraId="2FA33BC0" w14:textId="77777777" w:rsidR="009335A2" w:rsidRDefault="009335A2" w:rsidP="00631335">
      <w:pPr>
        <w:pStyle w:val="BodyText"/>
        <w:spacing w:after="120"/>
        <w:ind w:left="180" w:right="639"/>
        <w:rPr>
          <w:rFonts w:ascii="Calibri" w:hAnsi="Calibri"/>
          <w:sz w:val="24"/>
          <w:szCs w:val="24"/>
        </w:rPr>
      </w:pPr>
      <w:r>
        <w:rPr>
          <w:rFonts w:ascii="Calibri" w:hAnsi="Calibri"/>
          <w:sz w:val="24"/>
          <w:szCs w:val="24"/>
        </w:rPr>
        <w:t xml:space="preserve">8.  Check </w:t>
      </w:r>
      <w:r w:rsidRPr="00E34C41">
        <w:rPr>
          <w:rFonts w:ascii="Calibri" w:hAnsi="Calibri"/>
          <w:b/>
          <w:sz w:val="24"/>
          <w:szCs w:val="24"/>
        </w:rPr>
        <w:t>'Include Barrier Permeability Field'</w:t>
      </w:r>
      <w:r>
        <w:rPr>
          <w:rFonts w:ascii="Calibri" w:hAnsi="Calibri"/>
          <w:sz w:val="24"/>
          <w:szCs w:val="24"/>
        </w:rPr>
        <w:t xml:space="preserve">, </w:t>
      </w:r>
      <w:r w:rsidRPr="00E34C41">
        <w:rPr>
          <w:rFonts w:ascii="Calibri" w:hAnsi="Calibri"/>
          <w:b/>
          <w:sz w:val="24"/>
          <w:szCs w:val="24"/>
        </w:rPr>
        <w:t>'Include Natural T/F field'</w:t>
      </w:r>
      <w:r>
        <w:rPr>
          <w:rFonts w:ascii="Calibri" w:hAnsi="Calibri"/>
          <w:sz w:val="24"/>
          <w:szCs w:val="24"/>
        </w:rPr>
        <w:t xml:space="preserve">, and </w:t>
      </w:r>
      <w:r w:rsidRPr="00E34C41">
        <w:rPr>
          <w:rFonts w:ascii="Calibri" w:hAnsi="Calibri"/>
          <w:b/>
          <w:sz w:val="24"/>
          <w:szCs w:val="24"/>
        </w:rPr>
        <w:t>'Include Connectivity Table'</w:t>
      </w:r>
      <w:r>
        <w:rPr>
          <w:rFonts w:ascii="Calibri" w:hAnsi="Calibri"/>
          <w:sz w:val="24"/>
          <w:szCs w:val="24"/>
        </w:rPr>
        <w:t xml:space="preserve">.  Make sure your Advanced Tab looks generally like this: </w:t>
      </w:r>
    </w:p>
    <w:p w14:paraId="24380EF7" w14:textId="0690F4C1" w:rsidR="009335A2" w:rsidRDefault="007F7243" w:rsidP="00865D8F">
      <w:pPr>
        <w:pStyle w:val="BodyText"/>
        <w:spacing w:after="120"/>
        <w:ind w:left="180" w:right="639"/>
        <w:rPr>
          <w:rFonts w:ascii="Calibri" w:hAnsi="Calibri"/>
          <w:sz w:val="24"/>
          <w:szCs w:val="24"/>
        </w:rPr>
      </w:pPr>
      <w:r>
        <w:rPr>
          <w:rFonts w:ascii="Calibri" w:hAnsi="Calibri"/>
          <w:noProof/>
          <w:sz w:val="24"/>
          <w:szCs w:val="24"/>
        </w:rPr>
        <w:lastRenderedPageBreak/>
        <w:drawing>
          <wp:inline distT="0" distB="0" distL="0" distR="0" wp14:anchorId="0242B470" wp14:editId="4EBC0B93">
            <wp:extent cx="4332605" cy="396938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32605" cy="3969385"/>
                    </a:xfrm>
                    <a:prstGeom prst="rect">
                      <a:avLst/>
                    </a:prstGeom>
                    <a:noFill/>
                    <a:ln>
                      <a:noFill/>
                    </a:ln>
                  </pic:spPr>
                </pic:pic>
              </a:graphicData>
            </a:graphic>
          </wp:inline>
        </w:drawing>
      </w:r>
    </w:p>
    <w:p w14:paraId="4888A95E" w14:textId="41A16BC9" w:rsidR="007F7243" w:rsidRDefault="00C43430" w:rsidP="00865D8F">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3E965248" wp14:editId="4B7DEA8A">
            <wp:extent cx="4324985" cy="394779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4985" cy="3947795"/>
                    </a:xfrm>
                    <a:prstGeom prst="rect">
                      <a:avLst/>
                    </a:prstGeom>
                    <a:noFill/>
                    <a:ln>
                      <a:noFill/>
                    </a:ln>
                  </pic:spPr>
                </pic:pic>
              </a:graphicData>
            </a:graphic>
          </wp:inline>
        </w:drawing>
      </w:r>
    </w:p>
    <w:p w14:paraId="68B0D250" w14:textId="1692FFBD" w:rsidR="00C43430" w:rsidRDefault="00C43430" w:rsidP="00865D8F">
      <w:pPr>
        <w:pStyle w:val="BodyText"/>
        <w:spacing w:after="120"/>
        <w:ind w:left="180" w:right="639"/>
        <w:rPr>
          <w:rFonts w:ascii="Calibri" w:hAnsi="Calibri"/>
          <w:sz w:val="24"/>
          <w:szCs w:val="24"/>
        </w:rPr>
      </w:pPr>
      <w:r>
        <w:rPr>
          <w:rFonts w:ascii="Calibri" w:hAnsi="Calibri"/>
          <w:noProof/>
          <w:sz w:val="24"/>
          <w:szCs w:val="24"/>
        </w:rPr>
        <w:lastRenderedPageBreak/>
        <w:drawing>
          <wp:inline distT="0" distB="0" distL="0" distR="0" wp14:anchorId="5E8FCC00" wp14:editId="2005B8E5">
            <wp:extent cx="4332605" cy="39624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32605" cy="3962400"/>
                    </a:xfrm>
                    <a:prstGeom prst="rect">
                      <a:avLst/>
                    </a:prstGeom>
                    <a:noFill/>
                    <a:ln>
                      <a:noFill/>
                    </a:ln>
                  </pic:spPr>
                </pic:pic>
              </a:graphicData>
            </a:graphic>
          </wp:inline>
        </w:drawing>
      </w:r>
    </w:p>
    <w:p w14:paraId="15A2E7E2" w14:textId="77777777" w:rsidR="00460FA8" w:rsidRDefault="009335A2" w:rsidP="00631335">
      <w:pPr>
        <w:pStyle w:val="BodyText"/>
        <w:spacing w:after="120"/>
        <w:ind w:left="180" w:right="639"/>
        <w:rPr>
          <w:rFonts w:ascii="Calibri" w:hAnsi="Calibri"/>
          <w:sz w:val="24"/>
          <w:szCs w:val="24"/>
        </w:rPr>
      </w:pPr>
      <w:r>
        <w:rPr>
          <w:rFonts w:ascii="Calibri" w:hAnsi="Calibri"/>
          <w:sz w:val="24"/>
          <w:szCs w:val="24"/>
        </w:rPr>
        <w:t xml:space="preserve">9. Click </w:t>
      </w:r>
      <w:r w:rsidRPr="00B9572A">
        <w:rPr>
          <w:rFonts w:ascii="Calibri" w:hAnsi="Calibri"/>
          <w:b/>
          <w:sz w:val="24"/>
          <w:szCs w:val="24"/>
        </w:rPr>
        <w:t>'Save Settings'</w:t>
      </w:r>
      <w:r>
        <w:rPr>
          <w:rFonts w:ascii="Calibri" w:hAnsi="Calibri"/>
          <w:sz w:val="24"/>
          <w:szCs w:val="24"/>
        </w:rPr>
        <w:t xml:space="preserve">.  </w:t>
      </w:r>
    </w:p>
    <w:p w14:paraId="25A68DE3" w14:textId="77777777" w:rsidR="009335A2" w:rsidRDefault="009335A2" w:rsidP="00631335">
      <w:pPr>
        <w:pStyle w:val="BodyText"/>
        <w:spacing w:after="120"/>
        <w:ind w:left="180" w:right="639"/>
        <w:rPr>
          <w:rFonts w:ascii="Calibri" w:hAnsi="Calibri"/>
          <w:sz w:val="24"/>
          <w:szCs w:val="24"/>
        </w:rPr>
      </w:pPr>
      <w:r>
        <w:rPr>
          <w:rFonts w:ascii="Calibri" w:hAnsi="Calibri"/>
          <w:sz w:val="24"/>
          <w:szCs w:val="24"/>
        </w:rPr>
        <w:t xml:space="preserve">10.  In the </w:t>
      </w:r>
      <w:r w:rsidRPr="00B9572A">
        <w:rPr>
          <w:rFonts w:ascii="Calibri" w:hAnsi="Calibri"/>
          <w:i/>
          <w:sz w:val="24"/>
          <w:szCs w:val="24"/>
        </w:rPr>
        <w:t>FIPEX_InstallDemo.mxd</w:t>
      </w:r>
      <w:r>
        <w:rPr>
          <w:rFonts w:ascii="Calibri" w:hAnsi="Calibri"/>
          <w:sz w:val="24"/>
          <w:szCs w:val="24"/>
        </w:rPr>
        <w:t xml:space="preserve"> in ArcMap, </w:t>
      </w:r>
      <w:r w:rsidR="00B9572A">
        <w:rPr>
          <w:rFonts w:ascii="Calibri" w:hAnsi="Calibri"/>
          <w:sz w:val="24"/>
          <w:szCs w:val="24"/>
        </w:rPr>
        <w:t xml:space="preserve">place a flag on the sink of the network (use the </w:t>
      </w:r>
      <w:r w:rsidR="00B9572A" w:rsidRPr="00B9572A">
        <w:rPr>
          <w:rFonts w:ascii="Calibri" w:hAnsi="Calibri"/>
          <w:b/>
          <w:sz w:val="24"/>
          <w:szCs w:val="24"/>
        </w:rPr>
        <w:t>Place/Remove Flag tool</w:t>
      </w:r>
      <w:r w:rsidR="00B9572A">
        <w:rPr>
          <w:rFonts w:ascii="Calibri" w:hAnsi="Calibri"/>
          <w:sz w:val="24"/>
          <w:szCs w:val="24"/>
        </w:rPr>
        <w:t xml:space="preserve">), place barrier markers on barriers </w:t>
      </w:r>
      <w:r w:rsidR="00B9572A" w:rsidRPr="00B9572A">
        <w:rPr>
          <w:rFonts w:ascii="Calibri" w:hAnsi="Calibri"/>
          <w:b/>
          <w:sz w:val="24"/>
          <w:szCs w:val="24"/>
        </w:rPr>
        <w:t>A,B,C,D,E, &amp; F</w:t>
      </w:r>
      <w:r w:rsidR="00B9572A">
        <w:rPr>
          <w:rFonts w:ascii="Calibri" w:hAnsi="Calibri"/>
          <w:sz w:val="24"/>
          <w:szCs w:val="24"/>
        </w:rPr>
        <w:t xml:space="preserve"> (if you have not used the </w:t>
      </w:r>
      <w:r w:rsidR="00B9572A" w:rsidRPr="00B9572A">
        <w:rPr>
          <w:rFonts w:ascii="Calibri" w:hAnsi="Calibri"/>
          <w:b/>
          <w:sz w:val="24"/>
          <w:szCs w:val="24"/>
        </w:rPr>
        <w:t>'Set Barriers on Selected'</w:t>
      </w:r>
      <w:r w:rsidR="00B9572A">
        <w:rPr>
          <w:rFonts w:ascii="Calibri" w:hAnsi="Calibri"/>
          <w:sz w:val="24"/>
          <w:szCs w:val="24"/>
        </w:rPr>
        <w:t xml:space="preserve"> tool see steps 9 thru 12 of the </w:t>
      </w:r>
      <w:r w:rsidR="00B9572A" w:rsidRPr="00B9572A">
        <w:rPr>
          <w:rFonts w:ascii="Calibri" w:hAnsi="Calibri"/>
          <w:b/>
          <w:sz w:val="24"/>
          <w:szCs w:val="24"/>
        </w:rPr>
        <w:t>One Click Analysis Walkthrough</w:t>
      </w:r>
      <w:r w:rsidR="00B9572A">
        <w:rPr>
          <w:rFonts w:ascii="Calibri" w:hAnsi="Calibri"/>
          <w:b/>
          <w:sz w:val="24"/>
          <w:szCs w:val="24"/>
        </w:rPr>
        <w:t>)</w:t>
      </w:r>
      <w:r w:rsidR="00B9572A">
        <w:rPr>
          <w:rFonts w:ascii="Calibri" w:hAnsi="Calibri"/>
          <w:sz w:val="24"/>
          <w:szCs w:val="24"/>
        </w:rPr>
        <w:t xml:space="preserve">.   Make sure your network looks like this: </w:t>
      </w:r>
    </w:p>
    <w:p w14:paraId="019E0D91" w14:textId="77777777" w:rsidR="00B9572A" w:rsidRDefault="00B9572A"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7CBB7872" wp14:editId="3F089F28">
            <wp:extent cx="2266950" cy="3314556"/>
            <wp:effectExtent l="19050" t="0" r="0" b="0"/>
            <wp:docPr id="28" name="Picture 27" descr="advanced anlysiss snet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 anlysiss sneteo.JPG"/>
                    <pic:cNvPicPr/>
                  </pic:nvPicPr>
                  <pic:blipFill>
                    <a:blip r:embed="rId72"/>
                    <a:stretch>
                      <a:fillRect/>
                    </a:stretch>
                  </pic:blipFill>
                  <pic:spPr>
                    <a:xfrm>
                      <a:off x="0" y="0"/>
                      <a:ext cx="2266950" cy="3314556"/>
                    </a:xfrm>
                    <a:prstGeom prst="rect">
                      <a:avLst/>
                    </a:prstGeom>
                  </pic:spPr>
                </pic:pic>
              </a:graphicData>
            </a:graphic>
          </wp:inline>
        </w:drawing>
      </w:r>
    </w:p>
    <w:p w14:paraId="277B2DD2" w14:textId="77777777" w:rsidR="00460FA8" w:rsidRDefault="00E34C41" w:rsidP="00631335">
      <w:pPr>
        <w:pStyle w:val="BodyText"/>
        <w:spacing w:after="120"/>
        <w:ind w:left="180" w:right="639"/>
        <w:rPr>
          <w:rFonts w:ascii="Calibri" w:hAnsi="Calibri"/>
          <w:sz w:val="24"/>
          <w:szCs w:val="24"/>
        </w:rPr>
      </w:pPr>
      <w:r>
        <w:rPr>
          <w:rFonts w:ascii="Calibri" w:hAnsi="Calibri"/>
          <w:sz w:val="24"/>
          <w:szCs w:val="24"/>
        </w:rPr>
        <w:t xml:space="preserve">11. Click the </w:t>
      </w:r>
      <w:r w:rsidRPr="00E34C41">
        <w:rPr>
          <w:rFonts w:ascii="Calibri" w:hAnsi="Calibri"/>
          <w:b/>
          <w:sz w:val="24"/>
          <w:szCs w:val="24"/>
        </w:rPr>
        <w:t>Advanced Analysis</w:t>
      </w:r>
      <w:r>
        <w:rPr>
          <w:rFonts w:ascii="Calibri" w:hAnsi="Calibri"/>
          <w:sz w:val="24"/>
          <w:szCs w:val="24"/>
        </w:rPr>
        <w:t xml:space="preserve"> button </w:t>
      </w:r>
      <w:r>
        <w:rPr>
          <w:rFonts w:ascii="Calibri" w:hAnsi="Calibri"/>
          <w:noProof/>
          <w:sz w:val="24"/>
          <w:szCs w:val="24"/>
          <w:lang w:val="en-CA"/>
        </w:rPr>
        <w:drawing>
          <wp:inline distT="0" distB="0" distL="0" distR="0" wp14:anchorId="48CE912E" wp14:editId="37A46EC6">
            <wp:extent cx="171450" cy="200025"/>
            <wp:effectExtent l="19050" t="0" r="0" b="0"/>
            <wp:docPr id="29" name="Picture 28" descr="advancedanaly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1.JPG"/>
                    <pic:cNvPicPr/>
                  </pic:nvPicPr>
                  <pic:blipFill>
                    <a:blip r:embed="rId73"/>
                    <a:stretch>
                      <a:fillRect/>
                    </a:stretch>
                  </pic:blipFill>
                  <pic:spPr>
                    <a:xfrm>
                      <a:off x="0" y="0"/>
                      <a:ext cx="171450" cy="200025"/>
                    </a:xfrm>
                    <a:prstGeom prst="rect">
                      <a:avLst/>
                    </a:prstGeom>
                  </pic:spPr>
                </pic:pic>
              </a:graphicData>
            </a:graphic>
          </wp:inline>
        </w:drawing>
      </w:r>
      <w:r>
        <w:rPr>
          <w:rFonts w:ascii="Calibri" w:hAnsi="Calibri"/>
          <w:sz w:val="24"/>
          <w:szCs w:val="24"/>
        </w:rPr>
        <w:t xml:space="preserve">.  This will pop-up the FIPEX Options menu (for review).  Click </w:t>
      </w:r>
      <w:r w:rsidRPr="00E34C41">
        <w:rPr>
          <w:rFonts w:ascii="Calibri" w:hAnsi="Calibri"/>
          <w:b/>
          <w:sz w:val="24"/>
          <w:szCs w:val="24"/>
        </w:rPr>
        <w:t>'Run'</w:t>
      </w:r>
      <w:r>
        <w:rPr>
          <w:rFonts w:ascii="Calibri" w:hAnsi="Calibri"/>
          <w:sz w:val="24"/>
          <w:szCs w:val="24"/>
        </w:rPr>
        <w:t xml:space="preserve">.  </w:t>
      </w:r>
    </w:p>
    <w:p w14:paraId="3B99A955" w14:textId="77777777" w:rsidR="00E34C41" w:rsidRDefault="00E34C41" w:rsidP="00631335">
      <w:pPr>
        <w:pStyle w:val="BodyText"/>
        <w:spacing w:after="120"/>
        <w:ind w:left="180" w:right="639"/>
        <w:rPr>
          <w:rFonts w:ascii="Calibri" w:hAnsi="Calibri"/>
          <w:sz w:val="24"/>
          <w:szCs w:val="24"/>
        </w:rPr>
      </w:pPr>
      <w:r>
        <w:rPr>
          <w:rFonts w:ascii="Calibri" w:hAnsi="Calibri"/>
          <w:sz w:val="24"/>
          <w:szCs w:val="24"/>
        </w:rPr>
        <w:t xml:space="preserve">12.  </w:t>
      </w:r>
      <w:r w:rsidR="00A6367A">
        <w:rPr>
          <w:rFonts w:ascii="Calibri" w:hAnsi="Calibri"/>
          <w:sz w:val="24"/>
          <w:szCs w:val="24"/>
        </w:rPr>
        <w:t xml:space="preserve">The output should look similar to this: </w:t>
      </w:r>
    </w:p>
    <w:p w14:paraId="1101F145" w14:textId="15E42502" w:rsidR="00A6367A" w:rsidRDefault="00883406" w:rsidP="00631335">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46573578" wp14:editId="48D98454">
            <wp:extent cx="5957570" cy="2978785"/>
            <wp:effectExtent l="0" t="0" r="5080" b="0"/>
            <wp:docPr id="123" name="Picture 1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A screenshot of a computer&#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957570" cy="2978785"/>
                    </a:xfrm>
                    <a:prstGeom prst="rect">
                      <a:avLst/>
                    </a:prstGeom>
                  </pic:spPr>
                </pic:pic>
              </a:graphicData>
            </a:graphic>
          </wp:inline>
        </w:drawing>
      </w:r>
    </w:p>
    <w:p w14:paraId="12919586" w14:textId="77777777" w:rsidR="00A6367A" w:rsidRDefault="00A6367A" w:rsidP="00631335">
      <w:pPr>
        <w:pStyle w:val="BodyText"/>
        <w:spacing w:after="120"/>
        <w:ind w:left="180" w:right="639"/>
        <w:rPr>
          <w:rFonts w:ascii="Calibri" w:hAnsi="Calibri"/>
          <w:sz w:val="24"/>
          <w:szCs w:val="24"/>
        </w:rPr>
      </w:pPr>
    </w:p>
    <w:p w14:paraId="7621E4A8" w14:textId="77777777" w:rsidR="00A6367A" w:rsidRDefault="00663035" w:rsidP="00631335">
      <w:pPr>
        <w:pStyle w:val="BodyText"/>
        <w:spacing w:after="120"/>
        <w:ind w:left="180" w:right="639"/>
        <w:rPr>
          <w:rFonts w:ascii="Calibri" w:hAnsi="Calibri"/>
          <w:sz w:val="24"/>
          <w:szCs w:val="24"/>
        </w:rPr>
      </w:pPr>
      <w:r>
        <w:rPr>
          <w:rFonts w:ascii="Calibri" w:hAnsi="Calibri"/>
          <w:sz w:val="24"/>
          <w:szCs w:val="24"/>
        </w:rPr>
        <w:t xml:space="preserve">You should also see three tables output in the Table of Contents (the 'List Layers by Source' view should now be active).  </w:t>
      </w:r>
    </w:p>
    <w:p w14:paraId="0D4DFCF7" w14:textId="77777777" w:rsidR="00663035" w:rsidRDefault="00663035"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2F71F613" wp14:editId="41FA04C1">
            <wp:extent cx="1638300" cy="609600"/>
            <wp:effectExtent l="19050" t="0" r="0" b="0"/>
            <wp:docPr id="32" name="Picture 31" descr="demooutputa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outputabs.JPG"/>
                    <pic:cNvPicPr/>
                  </pic:nvPicPr>
                  <pic:blipFill>
                    <a:blip r:embed="rId74"/>
                    <a:stretch>
                      <a:fillRect/>
                    </a:stretch>
                  </pic:blipFill>
                  <pic:spPr>
                    <a:xfrm>
                      <a:off x="0" y="0"/>
                      <a:ext cx="1638300" cy="609600"/>
                    </a:xfrm>
                    <a:prstGeom prst="rect">
                      <a:avLst/>
                    </a:prstGeom>
                  </pic:spPr>
                </pic:pic>
              </a:graphicData>
            </a:graphic>
          </wp:inline>
        </w:drawing>
      </w:r>
    </w:p>
    <w:p w14:paraId="03EE53FE" w14:textId="77777777" w:rsidR="00663035" w:rsidRDefault="00663035" w:rsidP="00631335">
      <w:pPr>
        <w:pStyle w:val="BodyText"/>
        <w:spacing w:after="120"/>
        <w:ind w:left="180" w:right="639"/>
        <w:rPr>
          <w:rFonts w:ascii="Calibri" w:hAnsi="Calibri"/>
          <w:sz w:val="24"/>
          <w:szCs w:val="24"/>
        </w:rPr>
      </w:pPr>
      <w:r>
        <w:rPr>
          <w:rFonts w:ascii="Calibri" w:hAnsi="Calibri"/>
          <w:sz w:val="24"/>
          <w:szCs w:val="24"/>
        </w:rPr>
        <w:t xml:space="preserve">Notice in the output form the highlighting alternates between barriers.  The first result listed is for the network found immediately accessible to the sink.  Subsequent results (barriers D and A in the image) are reported next.  The Permeability Metric is included for each.  The Total is specific for each layer, each direction, and each trace type.  There is only one item summed for each 'total' in this case because we have no habitat 'classes' specified.  </w:t>
      </w:r>
    </w:p>
    <w:p w14:paraId="6918FCF4" w14:textId="5ACD02B6" w:rsidR="00663035" w:rsidRDefault="00663035" w:rsidP="00631335">
      <w:pPr>
        <w:pStyle w:val="BodyText"/>
        <w:spacing w:after="120"/>
        <w:ind w:left="180" w:right="639"/>
        <w:rPr>
          <w:rFonts w:ascii="Calibri" w:hAnsi="Calibri"/>
          <w:sz w:val="24"/>
          <w:szCs w:val="24"/>
        </w:rPr>
      </w:pPr>
      <w:r>
        <w:rPr>
          <w:rFonts w:ascii="Calibri" w:hAnsi="Calibri"/>
          <w:sz w:val="24"/>
          <w:szCs w:val="24"/>
        </w:rPr>
        <w:t xml:space="preserve">For an explanation of the output tables see </w:t>
      </w:r>
      <w:r w:rsidR="006758DF">
        <w:rPr>
          <w:rFonts w:ascii="Calibri" w:hAnsi="Calibri"/>
          <w:sz w:val="24"/>
          <w:szCs w:val="24"/>
        </w:rPr>
        <w:fldChar w:fldCharType="begin"/>
      </w:r>
      <w:r>
        <w:rPr>
          <w:rFonts w:ascii="Calibri" w:hAnsi="Calibri"/>
          <w:sz w:val="24"/>
          <w:szCs w:val="24"/>
        </w:rPr>
        <w:instrText xml:space="preserve"> REF _Ref343718925 \h </w:instrText>
      </w:r>
      <w:r w:rsidR="006758DF">
        <w:rPr>
          <w:rFonts w:ascii="Calibri" w:hAnsi="Calibri"/>
          <w:sz w:val="24"/>
          <w:szCs w:val="24"/>
        </w:rPr>
      </w:r>
      <w:r w:rsidR="006758DF">
        <w:rPr>
          <w:rFonts w:ascii="Calibri" w:hAnsi="Calibri"/>
          <w:sz w:val="24"/>
          <w:szCs w:val="24"/>
        </w:rPr>
        <w:fldChar w:fldCharType="separate"/>
      </w:r>
      <w:ins w:id="103" w:author="goldford@student.ubc.ca" w:date="2022-08-18T13:57:00Z">
        <w:r w:rsidR="00DE7F1A">
          <w:t>FIPEX Output Tables</w:t>
        </w:r>
      </w:ins>
      <w:r w:rsidR="006758DF">
        <w:rPr>
          <w:rFonts w:ascii="Calibri" w:hAnsi="Calibri"/>
          <w:sz w:val="24"/>
          <w:szCs w:val="24"/>
        </w:rPr>
        <w:fldChar w:fldCharType="end"/>
      </w:r>
      <w:r>
        <w:rPr>
          <w:rFonts w:ascii="Calibri" w:hAnsi="Calibri"/>
          <w:sz w:val="24"/>
          <w:szCs w:val="24"/>
        </w:rPr>
        <w:t>.</w:t>
      </w:r>
    </w:p>
    <w:p w14:paraId="7EAD19FE" w14:textId="742F93C0" w:rsidR="00663035" w:rsidRDefault="00A6703E" w:rsidP="00631335">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0947C98D" wp14:editId="49C70C4C">
                <wp:extent cx="5615940" cy="773430"/>
                <wp:effectExtent l="5080" t="12065" r="8255" b="5080"/>
                <wp:docPr id="39" name="Text Box 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773430"/>
                        </a:xfrm>
                        <a:prstGeom prst="rect">
                          <a:avLst/>
                        </a:prstGeom>
                        <a:solidFill>
                          <a:schemeClr val="tx1">
                            <a:lumMod val="65000"/>
                            <a:lumOff val="35000"/>
                          </a:schemeClr>
                        </a:solidFill>
                        <a:ln w="9525">
                          <a:solidFill>
                            <a:srgbClr val="000000"/>
                          </a:solidFill>
                          <a:miter lim="800000"/>
                          <a:headEnd/>
                          <a:tailEnd/>
                        </a:ln>
                      </wps:spPr>
                      <wps:txbx>
                        <w:txbxContent>
                          <w:p w14:paraId="672AFE0D" w14:textId="77777777" w:rsidR="00386FF9" w:rsidRPr="00626798" w:rsidRDefault="00386FF9" w:rsidP="00815593">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It is possible to run a single Advanced Analysis for multiple flags.  That is, multiple river systems or sections of river systems can be analyzed and reports generated.  In the output form, the results for multiple flags are separated by the row for each sink (partially highlighted white).  </w:t>
                            </w:r>
                          </w:p>
                          <w:p w14:paraId="77613793" w14:textId="77777777" w:rsidR="00386FF9" w:rsidRPr="000A743B" w:rsidRDefault="00386FF9" w:rsidP="00815593">
                            <w:pPr>
                              <w:ind w:right="639"/>
                            </w:pPr>
                          </w:p>
                        </w:txbxContent>
                      </wps:txbx>
                      <wps:bodyPr rot="0" vert="horz" wrap="square" lIns="91440" tIns="45720" rIns="91440" bIns="45720" anchor="t" anchorCtr="0" upright="1">
                        <a:noAutofit/>
                      </wps:bodyPr>
                    </wps:wsp>
                  </a:graphicData>
                </a:graphic>
              </wp:inline>
            </w:drawing>
          </mc:Choice>
          <mc:Fallback>
            <w:pict>
              <v:shape w14:anchorId="0947C98D" id="Text Box 457" o:spid="_x0000_s1057" type="#_x0000_t202" style="width:442.2pt;height:6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" fillcolor="#5a5a5a [2109]">
                <v:textbox>
                  <w:txbxContent>
                    <w:p w14:paraId="672AFE0D" w14:textId="77777777" w:rsidR="00386FF9" w:rsidRPr="00626798" w:rsidRDefault="00386FF9" w:rsidP="00815593">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It is possible to run a single Advanced Analysis for multiple flags.  That is, multiple river systems or sections of river systems can be </w:t>
                      </w:r>
                      <w:proofErr w:type="gramStart"/>
                      <w:r>
                        <w:rPr>
                          <w:rFonts w:asciiTheme="minorHAnsi" w:hAnsiTheme="minorHAnsi" w:cstheme="minorHAnsi"/>
                          <w:color w:val="FFFFFF" w:themeColor="background1"/>
                          <w:sz w:val="22"/>
                          <w:szCs w:val="22"/>
                        </w:rPr>
                        <w:t>analyzed</w:t>
                      </w:r>
                      <w:proofErr w:type="gramEnd"/>
                      <w:r>
                        <w:rPr>
                          <w:rFonts w:asciiTheme="minorHAnsi" w:hAnsiTheme="minorHAnsi" w:cstheme="minorHAnsi"/>
                          <w:color w:val="FFFFFF" w:themeColor="background1"/>
                          <w:sz w:val="22"/>
                          <w:szCs w:val="22"/>
                        </w:rPr>
                        <w:t xml:space="preserve"> and reports generated.  In the output form, the results for multiple flags are separated by the row for each sink (partially highlighted white).  </w:t>
                      </w:r>
                    </w:p>
                    <w:p w14:paraId="77613793" w14:textId="77777777" w:rsidR="00386FF9" w:rsidRPr="000A743B" w:rsidRDefault="00386FF9" w:rsidP="00815593">
                      <w:pPr>
                        <w:ind w:right="639"/>
                      </w:pPr>
                    </w:p>
                  </w:txbxContent>
                </v:textbox>
                <w10:anchorlock/>
              </v:shape>
            </w:pict>
          </mc:Fallback>
        </mc:AlternateContent>
      </w:r>
    </w:p>
    <w:p w14:paraId="51CB210E" w14:textId="77777777" w:rsidR="00A6367A" w:rsidRDefault="00A6367A" w:rsidP="00631335">
      <w:pPr>
        <w:pStyle w:val="BodyText"/>
        <w:spacing w:after="120"/>
        <w:ind w:left="180" w:right="639"/>
        <w:rPr>
          <w:rFonts w:ascii="Calibri" w:hAnsi="Calibri"/>
          <w:sz w:val="24"/>
          <w:szCs w:val="24"/>
        </w:rPr>
      </w:pPr>
    </w:p>
    <w:p w14:paraId="78BFF29F" w14:textId="77777777" w:rsidR="00A6367A" w:rsidRDefault="00A6367A" w:rsidP="00631335">
      <w:pPr>
        <w:pStyle w:val="BodyText"/>
        <w:spacing w:after="120"/>
        <w:ind w:left="180" w:right="639"/>
        <w:rPr>
          <w:rFonts w:ascii="Calibri" w:hAnsi="Calibri"/>
          <w:sz w:val="24"/>
          <w:szCs w:val="24"/>
        </w:rPr>
      </w:pPr>
    </w:p>
    <w:p w14:paraId="76CBA41C" w14:textId="77777777" w:rsidR="0067159D" w:rsidRDefault="00BC71A3" w:rsidP="001D6E41">
      <w:pPr>
        <w:pStyle w:val="Heading1"/>
        <w:rPr>
          <w:lang w:val="en-CA"/>
        </w:rPr>
      </w:pPr>
      <w:bookmarkStart w:id="104" w:name="_Ref343864963"/>
      <w:bookmarkStart w:id="105" w:name="_Toc52020119"/>
      <w:r>
        <w:rPr>
          <w:lang w:val="en-US"/>
        </w:rPr>
        <w:t>9</w:t>
      </w:r>
      <w:r w:rsidR="001D6E41">
        <w:t xml:space="preserve">. </w:t>
      </w:r>
      <w:r w:rsidR="0067159D">
        <w:t>A DCI Calculation Walkthrough</w:t>
      </w:r>
      <w:bookmarkEnd w:id="104"/>
      <w:bookmarkEnd w:id="105"/>
    </w:p>
    <w:p w14:paraId="7D63CB2B"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78761A58" w14:textId="77777777" w:rsidR="0004138A" w:rsidRPr="0004138A" w:rsidRDefault="0004138A" w:rsidP="0004138A">
      <w:pPr>
        <w:rPr>
          <w:lang w:eastAsia="ru-RU"/>
        </w:rPr>
      </w:pPr>
    </w:p>
    <w:p w14:paraId="65DD8732" w14:textId="77777777" w:rsidR="001C4CF6" w:rsidRDefault="00250F88" w:rsidP="00250F88">
      <w:pPr>
        <w:pStyle w:val="BodyText"/>
        <w:spacing w:after="120"/>
        <w:ind w:left="180" w:right="639"/>
        <w:rPr>
          <w:rFonts w:ascii="Calibri" w:hAnsi="Calibri"/>
          <w:sz w:val="24"/>
          <w:szCs w:val="24"/>
        </w:rPr>
      </w:pPr>
      <w:r>
        <w:rPr>
          <w:rFonts w:ascii="Calibri" w:hAnsi="Calibri"/>
          <w:sz w:val="24"/>
          <w:szCs w:val="24"/>
        </w:rPr>
        <w:t xml:space="preserve">This walkthrough will lead you through conducting an </w:t>
      </w:r>
      <w:r>
        <w:rPr>
          <w:rFonts w:ascii="Calibri" w:hAnsi="Calibri"/>
          <w:b/>
          <w:sz w:val="24"/>
          <w:szCs w:val="24"/>
        </w:rPr>
        <w:t>Advanced</w:t>
      </w:r>
      <w:r w:rsidRPr="00A537A7">
        <w:rPr>
          <w:rFonts w:ascii="Calibri" w:hAnsi="Calibri"/>
          <w:b/>
          <w:sz w:val="24"/>
          <w:szCs w:val="24"/>
        </w:rPr>
        <w:t xml:space="preserve"> Analysis</w:t>
      </w:r>
      <w:r>
        <w:rPr>
          <w:rFonts w:ascii="Calibri" w:hAnsi="Calibri"/>
          <w:sz w:val="24"/>
          <w:szCs w:val="24"/>
        </w:rPr>
        <w:t xml:space="preserve"> with Dendritic Connectivity Index (DCI) output.  Prior to this walkthrough you should</w:t>
      </w:r>
      <w:r w:rsidR="001C4CF6">
        <w:rPr>
          <w:rFonts w:ascii="Calibri" w:hAnsi="Calibri"/>
          <w:sz w:val="24"/>
          <w:szCs w:val="24"/>
        </w:rPr>
        <w:t>:</w:t>
      </w:r>
      <w:r>
        <w:rPr>
          <w:rFonts w:ascii="Calibri" w:hAnsi="Calibri"/>
          <w:sz w:val="24"/>
          <w:szCs w:val="24"/>
        </w:rPr>
        <w:t xml:space="preserve"> </w:t>
      </w:r>
    </w:p>
    <w:p w14:paraId="7E987249" w14:textId="6AF56D7E" w:rsidR="001C4CF6" w:rsidRDefault="001C4CF6" w:rsidP="00B964A2">
      <w:pPr>
        <w:pStyle w:val="BodyText"/>
        <w:numPr>
          <w:ilvl w:val="0"/>
          <w:numId w:val="20"/>
        </w:numPr>
        <w:spacing w:after="120"/>
        <w:ind w:right="639"/>
        <w:rPr>
          <w:rFonts w:ascii="Calibri" w:hAnsi="Calibri"/>
          <w:sz w:val="24"/>
          <w:szCs w:val="24"/>
        </w:rPr>
      </w:pPr>
      <w:r>
        <w:rPr>
          <w:rFonts w:ascii="Calibri" w:hAnsi="Calibri"/>
          <w:sz w:val="24"/>
          <w:szCs w:val="24"/>
        </w:rPr>
        <w:t>H</w:t>
      </w:r>
      <w:r w:rsidR="00250F88">
        <w:rPr>
          <w:rFonts w:ascii="Calibri" w:hAnsi="Calibri"/>
          <w:sz w:val="24"/>
          <w:szCs w:val="24"/>
        </w:rPr>
        <w:t xml:space="preserve">ave a geometric network created (see </w:t>
      </w:r>
      <w:r w:rsidR="006758DF">
        <w:rPr>
          <w:rFonts w:ascii="Calibri" w:hAnsi="Calibri"/>
          <w:sz w:val="24"/>
          <w:szCs w:val="24"/>
        </w:rPr>
        <w:fldChar w:fldCharType="begin"/>
      </w:r>
      <w:r w:rsidR="00250F88">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ins w:id="106" w:author="goldford@student.ubc.ca" w:date="2022-08-18T13:57:00Z">
        <w:r w:rsidR="00DE7F1A" w:rsidRPr="006319E3">
          <w:t>Network Creation</w:t>
        </w:r>
      </w:ins>
      <w:r w:rsidR="006758DF">
        <w:rPr>
          <w:rFonts w:ascii="Calibri" w:hAnsi="Calibri"/>
          <w:sz w:val="24"/>
          <w:szCs w:val="24"/>
        </w:rPr>
        <w:fldChar w:fldCharType="end"/>
      </w:r>
      <w:r w:rsidR="00250F88">
        <w:rPr>
          <w:rFonts w:ascii="Calibri" w:hAnsi="Calibri"/>
          <w:sz w:val="24"/>
          <w:szCs w:val="24"/>
        </w:rPr>
        <w:t>) using the MXD (</w:t>
      </w:r>
      <w:r w:rsidR="00250F88" w:rsidRPr="00475463">
        <w:rPr>
          <w:rFonts w:ascii="Calibri" w:hAnsi="Calibri"/>
          <w:i/>
          <w:sz w:val="24"/>
          <w:szCs w:val="24"/>
        </w:rPr>
        <w:t>FIPEX_InstallDemo.mxd</w:t>
      </w:r>
      <w:r w:rsidR="00250F88">
        <w:rPr>
          <w:rFonts w:ascii="Calibri" w:hAnsi="Calibri"/>
          <w:sz w:val="24"/>
          <w:szCs w:val="24"/>
        </w:rPr>
        <w:t xml:space="preserve">) and dataset provided. </w:t>
      </w:r>
    </w:p>
    <w:p w14:paraId="396554A7" w14:textId="1CEF1852" w:rsidR="001C4CF6" w:rsidRDefault="001C4CF6" w:rsidP="00B964A2">
      <w:pPr>
        <w:pStyle w:val="BodyText"/>
        <w:numPr>
          <w:ilvl w:val="0"/>
          <w:numId w:val="20"/>
        </w:numPr>
        <w:spacing w:after="120"/>
        <w:ind w:right="639"/>
        <w:rPr>
          <w:rFonts w:ascii="Calibri" w:hAnsi="Calibri"/>
          <w:sz w:val="24"/>
          <w:szCs w:val="24"/>
        </w:rPr>
      </w:pPr>
      <w:r>
        <w:rPr>
          <w:rFonts w:ascii="Calibri" w:hAnsi="Calibri"/>
          <w:sz w:val="24"/>
          <w:szCs w:val="24"/>
        </w:rPr>
        <w:t>Have</w:t>
      </w:r>
      <w:r w:rsidR="00250F88">
        <w:rPr>
          <w:rFonts w:ascii="Calibri" w:hAnsi="Calibri"/>
          <w:sz w:val="24"/>
          <w:szCs w:val="24"/>
        </w:rPr>
        <w:t xml:space="preserve"> completed the One-Click Analysis Walkthrough (</w:t>
      </w:r>
      <w:r w:rsidR="006758DF">
        <w:rPr>
          <w:rFonts w:ascii="Calibri" w:hAnsi="Calibri"/>
          <w:sz w:val="24"/>
          <w:szCs w:val="24"/>
        </w:rPr>
        <w:fldChar w:fldCharType="begin"/>
      </w:r>
      <w:r w:rsidR="00250F88">
        <w:rPr>
          <w:rFonts w:ascii="Calibri" w:hAnsi="Calibri"/>
          <w:sz w:val="24"/>
          <w:szCs w:val="24"/>
        </w:rPr>
        <w:instrText xml:space="preserve"> REF _Ref343716971 \h </w:instrText>
      </w:r>
      <w:r w:rsidR="006758DF">
        <w:rPr>
          <w:rFonts w:ascii="Calibri" w:hAnsi="Calibri"/>
          <w:sz w:val="24"/>
          <w:szCs w:val="24"/>
        </w:rPr>
      </w:r>
      <w:r w:rsidR="006758DF">
        <w:rPr>
          <w:rFonts w:ascii="Calibri" w:hAnsi="Calibri"/>
          <w:sz w:val="24"/>
          <w:szCs w:val="24"/>
        </w:rPr>
        <w:fldChar w:fldCharType="separate"/>
      </w:r>
      <w:ins w:id="107" w:author="goldford@student.ubc.ca" w:date="2022-08-18T13:57:00Z">
        <w:r w:rsidR="00DE7F1A">
          <w:t>A '</w:t>
        </w:r>
        <w:r w:rsidR="00DE7F1A" w:rsidRPr="00A537A7">
          <w:t>One-Click Analysis</w:t>
        </w:r>
        <w:r w:rsidR="00DE7F1A">
          <w:t>' Walkthrough</w:t>
        </w:r>
      </w:ins>
      <w:r w:rsidR="006758DF">
        <w:rPr>
          <w:rFonts w:ascii="Calibri" w:hAnsi="Calibri"/>
          <w:sz w:val="24"/>
          <w:szCs w:val="24"/>
        </w:rPr>
        <w:fldChar w:fldCharType="end"/>
      </w:r>
      <w:r w:rsidR="00250F88">
        <w:rPr>
          <w:rFonts w:ascii="Calibri" w:hAnsi="Calibri"/>
          <w:sz w:val="24"/>
          <w:szCs w:val="24"/>
        </w:rPr>
        <w:t xml:space="preserve">). </w:t>
      </w:r>
    </w:p>
    <w:p w14:paraId="7F6D6780" w14:textId="4C76A79B" w:rsidR="001C4CF6" w:rsidRDefault="00250F88" w:rsidP="00B964A2">
      <w:pPr>
        <w:pStyle w:val="BodyText"/>
        <w:numPr>
          <w:ilvl w:val="0"/>
          <w:numId w:val="20"/>
        </w:numPr>
        <w:spacing w:after="120"/>
        <w:ind w:right="639"/>
        <w:rPr>
          <w:rFonts w:ascii="Calibri" w:hAnsi="Calibri"/>
          <w:sz w:val="24"/>
          <w:szCs w:val="24"/>
        </w:rPr>
      </w:pPr>
      <w:r>
        <w:rPr>
          <w:rFonts w:ascii="Calibri" w:hAnsi="Calibri"/>
          <w:sz w:val="24"/>
          <w:szCs w:val="24"/>
        </w:rPr>
        <w:t>The setup for the FIPEX Options is similar to that of the Advanced Analysis Walkthrough</w:t>
      </w:r>
      <w:r w:rsidR="00C00032">
        <w:rPr>
          <w:rFonts w:ascii="Calibri" w:hAnsi="Calibri"/>
          <w:sz w:val="24"/>
          <w:szCs w:val="24"/>
        </w:rPr>
        <w:t xml:space="preserve"> (</w:t>
      </w:r>
      <w:r w:rsidR="0023278A">
        <w:fldChar w:fldCharType="begin"/>
      </w:r>
      <w:r w:rsidR="0023278A">
        <w:instrText xml:space="preserve"> REF _Ref343847201 \h  \* MERGEFORMAT </w:instrText>
      </w:r>
      <w:r w:rsidR="0023278A">
        <w:fldChar w:fldCharType="separate"/>
      </w:r>
      <w:ins w:id="108" w:author="goldford@student.ubc.ca" w:date="2022-08-18T13:57:00Z">
        <w:r w:rsidR="00DE7F1A" w:rsidRPr="00DE7F1A">
          <w:rPr>
            <w:b/>
          </w:rPr>
          <w:t>An 'Advanced Analysis' Walkthrough</w:t>
        </w:r>
      </w:ins>
      <w:r w:rsidR="0023278A">
        <w:fldChar w:fldCharType="end"/>
      </w:r>
      <w:r w:rsidR="00C00032">
        <w:rPr>
          <w:rFonts w:ascii="Calibri" w:hAnsi="Calibri"/>
          <w:sz w:val="24"/>
          <w:szCs w:val="24"/>
        </w:rPr>
        <w:t>)</w:t>
      </w:r>
      <w:r w:rsidR="00312663">
        <w:rPr>
          <w:rFonts w:ascii="Calibri" w:hAnsi="Calibri"/>
          <w:sz w:val="24"/>
          <w:szCs w:val="24"/>
        </w:rPr>
        <w:t>. P</w:t>
      </w:r>
      <w:r>
        <w:rPr>
          <w:rFonts w:ascii="Calibri" w:hAnsi="Calibri"/>
          <w:sz w:val="24"/>
          <w:szCs w:val="24"/>
        </w:rPr>
        <w:t>erforming that is recommended</w:t>
      </w:r>
      <w:r w:rsidR="00C00032">
        <w:rPr>
          <w:rFonts w:ascii="Calibri" w:hAnsi="Calibri"/>
          <w:sz w:val="24"/>
          <w:szCs w:val="24"/>
        </w:rPr>
        <w:t>.</w:t>
      </w:r>
      <w:r w:rsidR="001C4CF6">
        <w:rPr>
          <w:rFonts w:ascii="Calibri" w:hAnsi="Calibri"/>
          <w:sz w:val="24"/>
          <w:szCs w:val="24"/>
        </w:rPr>
        <w:t xml:space="preserve">  </w:t>
      </w:r>
    </w:p>
    <w:p w14:paraId="23289BBA" w14:textId="6BC66603" w:rsidR="00C00032" w:rsidRDefault="001C4CF6" w:rsidP="00B964A2">
      <w:pPr>
        <w:pStyle w:val="BodyText"/>
        <w:numPr>
          <w:ilvl w:val="0"/>
          <w:numId w:val="20"/>
        </w:numPr>
        <w:spacing w:after="120"/>
        <w:ind w:right="639"/>
        <w:rPr>
          <w:rFonts w:ascii="Calibri" w:hAnsi="Calibri"/>
          <w:sz w:val="24"/>
          <w:szCs w:val="24"/>
        </w:rPr>
      </w:pPr>
      <w:r>
        <w:rPr>
          <w:rFonts w:ascii="Calibri" w:hAnsi="Calibri"/>
          <w:sz w:val="24"/>
          <w:szCs w:val="24"/>
        </w:rPr>
        <w:t xml:space="preserve">The 'R' Statistical software </w:t>
      </w:r>
      <w:r w:rsidR="00312663">
        <w:rPr>
          <w:rFonts w:ascii="Calibri" w:hAnsi="Calibri"/>
          <w:sz w:val="24"/>
          <w:szCs w:val="24"/>
        </w:rPr>
        <w:t>is needed</w:t>
      </w:r>
      <w:r>
        <w:rPr>
          <w:rFonts w:ascii="Calibri" w:hAnsi="Calibri"/>
          <w:sz w:val="24"/>
          <w:szCs w:val="24"/>
        </w:rPr>
        <w:t xml:space="preserve"> during the analysis and so steps 3a - 3k of </w:t>
      </w:r>
      <w:r w:rsidR="006758DF">
        <w:rPr>
          <w:rFonts w:ascii="Calibri" w:hAnsi="Calibri"/>
          <w:sz w:val="24"/>
          <w:szCs w:val="24"/>
        </w:rPr>
        <w:fldChar w:fldCharType="begin"/>
      </w:r>
      <w:r>
        <w:rPr>
          <w:rFonts w:ascii="Calibri" w:hAnsi="Calibri"/>
          <w:sz w:val="24"/>
          <w:szCs w:val="24"/>
        </w:rPr>
        <w:instrText xml:space="preserve"> REF _Ref343121082 \h </w:instrText>
      </w:r>
      <w:r w:rsidR="006758DF">
        <w:rPr>
          <w:rFonts w:ascii="Calibri" w:hAnsi="Calibri"/>
          <w:sz w:val="24"/>
          <w:szCs w:val="24"/>
        </w:rPr>
      </w:r>
      <w:r w:rsidR="006758DF">
        <w:rPr>
          <w:rFonts w:ascii="Calibri" w:hAnsi="Calibri"/>
          <w:sz w:val="24"/>
          <w:szCs w:val="24"/>
        </w:rPr>
        <w:fldChar w:fldCharType="separate"/>
      </w:r>
      <w:ins w:id="109" w:author="goldford@student.ubc.ca" w:date="2022-08-18T13:57:00Z">
        <w:r w:rsidR="00DE7F1A">
          <w:t>Installing the R Statistical software for Windows</w:t>
        </w:r>
      </w:ins>
      <w:r w:rsidR="006758DF">
        <w:rPr>
          <w:rFonts w:ascii="Calibri" w:hAnsi="Calibri"/>
          <w:sz w:val="24"/>
          <w:szCs w:val="24"/>
        </w:rPr>
        <w:fldChar w:fldCharType="end"/>
      </w:r>
      <w:r>
        <w:rPr>
          <w:rFonts w:ascii="Calibri" w:hAnsi="Calibri"/>
          <w:sz w:val="24"/>
          <w:szCs w:val="24"/>
        </w:rPr>
        <w:t xml:space="preserve"> should be done. </w:t>
      </w:r>
    </w:p>
    <w:p w14:paraId="67EAFCB8" w14:textId="4175E812" w:rsidR="00312663" w:rsidRDefault="00A6703E" w:rsidP="00312663">
      <w:pPr>
        <w:pStyle w:val="BodyText"/>
        <w:spacing w:after="120"/>
        <w:ind w:right="639"/>
        <w:rPr>
          <w:rFonts w:ascii="Calibri" w:hAnsi="Calibri"/>
          <w:sz w:val="24"/>
          <w:szCs w:val="24"/>
        </w:rPr>
      </w:pPr>
      <w:r>
        <w:rPr>
          <w:rFonts w:ascii="Calibri" w:hAnsi="Calibri"/>
          <w:noProof/>
        </w:rPr>
        <mc:AlternateContent>
          <mc:Choice Requires="wps">
            <w:drawing>
              <wp:inline distT="0" distB="0" distL="0" distR="0" wp14:anchorId="3C71D0C7" wp14:editId="47F29CCB">
                <wp:extent cx="5615940" cy="451485"/>
                <wp:effectExtent l="5080" t="5715" r="8255" b="9525"/>
                <wp:docPr id="38" name="Text Box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451485"/>
                        </a:xfrm>
                        <a:prstGeom prst="rect">
                          <a:avLst/>
                        </a:prstGeom>
                        <a:solidFill>
                          <a:schemeClr val="tx1">
                            <a:lumMod val="65000"/>
                            <a:lumOff val="35000"/>
                          </a:schemeClr>
                        </a:solidFill>
                        <a:ln w="9525">
                          <a:solidFill>
                            <a:srgbClr val="000000"/>
                          </a:solidFill>
                          <a:miter lim="800000"/>
                          <a:headEnd/>
                          <a:tailEnd/>
                        </a:ln>
                      </wps:spPr>
                      <wps:txbx>
                        <w:txbxContent>
                          <w:p w14:paraId="3110C5ED" w14:textId="3F6874C9" w:rsidR="00386FF9" w:rsidRPr="00312663" w:rsidRDefault="00386FF9" w:rsidP="00312663">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requires R version </w:t>
                            </w:r>
                            <w:r>
                              <w:rPr>
                                <w:rFonts w:asciiTheme="minorHAnsi" w:hAnsiTheme="minorHAnsi" w:cstheme="minorHAnsi"/>
                                <w:color w:val="FFFFFF" w:themeColor="background1"/>
                              </w:rPr>
                              <w:t>3.6.x</w:t>
                            </w:r>
                            <w:r w:rsidRPr="00312663">
                              <w:rPr>
                                <w:rFonts w:asciiTheme="minorHAnsi" w:hAnsiTheme="minorHAnsi" w:cstheme="minorHAnsi"/>
                                <w:color w:val="FFFFFF" w:themeColor="background1"/>
                              </w:rPr>
                              <w:t xml:space="preserve"> and an error will result if a </w:t>
                            </w:r>
                            <w:r>
                              <w:rPr>
                                <w:rFonts w:asciiTheme="minorHAnsi" w:hAnsiTheme="minorHAnsi" w:cstheme="minorHAnsi"/>
                                <w:color w:val="FFFFFF" w:themeColor="background1"/>
                              </w:rPr>
                              <w:t>newer</w:t>
                            </w:r>
                            <w:r w:rsidRPr="00312663">
                              <w:rPr>
                                <w:rFonts w:asciiTheme="minorHAnsi" w:hAnsiTheme="minorHAnsi" w:cstheme="minorHAnsi"/>
                                <w:color w:val="FFFFFF" w:themeColor="background1"/>
                              </w:rPr>
                              <w:t xml:space="preserve"> version is installed. If not, you will need to install this version.</w:t>
                            </w:r>
                          </w:p>
                        </w:txbxContent>
                      </wps:txbx>
                      <wps:bodyPr rot="0" vert="horz" wrap="square" lIns="91440" tIns="45720" rIns="91440" bIns="45720" anchor="t" anchorCtr="0" upright="1">
                        <a:noAutofit/>
                      </wps:bodyPr>
                    </wps:wsp>
                  </a:graphicData>
                </a:graphic>
              </wp:inline>
            </w:drawing>
          </mc:Choice>
          <mc:Fallback>
            <w:pict>
              <v:shape w14:anchorId="3C71D0C7" id="Text Box 456" o:spid="_x0000_s1058" type="#_x0000_t202" style="width:442.2pt;height:3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" fillcolor="#5a5a5a [2109]">
                <v:textbox>
                  <w:txbxContent>
                    <w:p w14:paraId="3110C5ED" w14:textId="3F6874C9" w:rsidR="00386FF9" w:rsidRPr="00312663" w:rsidRDefault="00386FF9" w:rsidP="00312663">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requires R version </w:t>
                      </w:r>
                      <w:r>
                        <w:rPr>
                          <w:rFonts w:asciiTheme="minorHAnsi" w:hAnsiTheme="minorHAnsi" w:cstheme="minorHAnsi"/>
                          <w:color w:val="FFFFFF" w:themeColor="background1"/>
                        </w:rPr>
                        <w:t>3.6.x</w:t>
                      </w:r>
                      <w:r w:rsidRPr="00312663">
                        <w:rPr>
                          <w:rFonts w:asciiTheme="minorHAnsi" w:hAnsiTheme="minorHAnsi" w:cstheme="minorHAnsi"/>
                          <w:color w:val="FFFFFF" w:themeColor="background1"/>
                        </w:rPr>
                        <w:t xml:space="preserve"> and an error will result if a </w:t>
                      </w:r>
                      <w:r>
                        <w:rPr>
                          <w:rFonts w:asciiTheme="minorHAnsi" w:hAnsiTheme="minorHAnsi" w:cstheme="minorHAnsi"/>
                          <w:color w:val="FFFFFF" w:themeColor="background1"/>
                        </w:rPr>
                        <w:t>newer</w:t>
                      </w:r>
                      <w:r w:rsidRPr="00312663">
                        <w:rPr>
                          <w:rFonts w:asciiTheme="minorHAnsi" w:hAnsiTheme="minorHAnsi" w:cstheme="minorHAnsi"/>
                          <w:color w:val="FFFFFF" w:themeColor="background1"/>
                        </w:rPr>
                        <w:t xml:space="preserve"> version is installed. If not, you will need to install this version.</w:t>
                      </w:r>
                    </w:p>
                  </w:txbxContent>
                </v:textbox>
                <w10:anchorlock/>
              </v:shape>
            </w:pict>
          </mc:Fallback>
        </mc:AlternateContent>
      </w:r>
    </w:p>
    <w:p w14:paraId="3CEE09FE" w14:textId="77777777" w:rsidR="00C00032" w:rsidRDefault="00C00032" w:rsidP="00250F88">
      <w:pPr>
        <w:pStyle w:val="BodyText"/>
        <w:spacing w:after="120"/>
        <w:ind w:left="180" w:right="639"/>
        <w:rPr>
          <w:rFonts w:ascii="Calibri" w:hAnsi="Calibri"/>
          <w:sz w:val="24"/>
          <w:szCs w:val="24"/>
        </w:rPr>
      </w:pPr>
      <w:r>
        <w:rPr>
          <w:rFonts w:ascii="Calibri" w:hAnsi="Calibri"/>
          <w:sz w:val="24"/>
          <w:szCs w:val="24"/>
        </w:rPr>
        <w:t xml:space="preserve">The DCI analyses calculate metrics of connectivity for a river system or segments of a river system.  The DCId characterizes </w:t>
      </w:r>
      <w:r w:rsidRPr="00C00032">
        <w:rPr>
          <w:rFonts w:ascii="Calibri" w:hAnsi="Calibri"/>
          <w:i/>
          <w:sz w:val="24"/>
          <w:szCs w:val="24"/>
        </w:rPr>
        <w:t>diadromous</w:t>
      </w:r>
      <w:r>
        <w:rPr>
          <w:rFonts w:ascii="Calibri" w:hAnsi="Calibri"/>
          <w:sz w:val="24"/>
          <w:szCs w:val="24"/>
        </w:rPr>
        <w:t xml:space="preserve"> connectivity, that is, the connectivity of the ocean / sink to the river system and vice versa.  This metric may be used to characterize the system's accessibility for diadromous migratory fish such as salmon or the American Eel, for example.  The DCIp characterizes potadromous connectivity -- the </w:t>
      </w:r>
      <w:r>
        <w:rPr>
          <w:rFonts w:ascii="Calibri" w:hAnsi="Calibri"/>
          <w:sz w:val="24"/>
          <w:szCs w:val="24"/>
        </w:rPr>
        <w:lastRenderedPageBreak/>
        <w:t>connectivity between sections of a river system and other sections of a river system.  The DCIp characterizes the ease with which resident fish may move within the system.  The DCI segmental is specific for individual reaches of river and is a measure of the connectivity of that segment (or 'reach') to the other reaches of river.  At a basic level, the DCI metrics reflect the probability that a fish may move through the system.  The DCI is given on a 0-1</w:t>
      </w:r>
      <w:r w:rsidR="00384E48">
        <w:rPr>
          <w:rFonts w:ascii="Calibri" w:hAnsi="Calibri"/>
          <w:sz w:val="24"/>
          <w:szCs w:val="24"/>
        </w:rPr>
        <w:t>00</w:t>
      </w:r>
      <w:r>
        <w:rPr>
          <w:rFonts w:ascii="Calibri" w:hAnsi="Calibri"/>
          <w:sz w:val="24"/>
          <w:szCs w:val="24"/>
        </w:rPr>
        <w:t xml:space="preserve"> index, with a DCI=1</w:t>
      </w:r>
      <w:r w:rsidR="00384E48">
        <w:rPr>
          <w:rFonts w:ascii="Calibri" w:hAnsi="Calibri"/>
          <w:sz w:val="24"/>
          <w:szCs w:val="24"/>
        </w:rPr>
        <w:t>00</w:t>
      </w:r>
      <w:r>
        <w:rPr>
          <w:rFonts w:ascii="Calibri" w:hAnsi="Calibri"/>
          <w:sz w:val="24"/>
          <w:szCs w:val="24"/>
        </w:rPr>
        <w:t xml:space="preserve"> being 100% connected.</w:t>
      </w:r>
      <w:r w:rsidR="00CF47EE">
        <w:rPr>
          <w:rStyle w:val="FootnoteReference"/>
          <w:rFonts w:ascii="Calibri" w:hAnsi="Calibri"/>
          <w:sz w:val="24"/>
          <w:szCs w:val="24"/>
        </w:rPr>
        <w:footnoteReference w:id="3"/>
      </w:r>
    </w:p>
    <w:p w14:paraId="13022560" w14:textId="77777777" w:rsidR="00C00032" w:rsidRDefault="00C00032" w:rsidP="00250F88">
      <w:pPr>
        <w:pStyle w:val="BodyText"/>
        <w:spacing w:after="120"/>
        <w:ind w:left="180" w:right="639"/>
        <w:rPr>
          <w:rFonts w:ascii="Calibri" w:hAnsi="Calibri"/>
          <w:sz w:val="24"/>
          <w:szCs w:val="24"/>
        </w:rPr>
      </w:pPr>
      <w:r>
        <w:rPr>
          <w:rFonts w:ascii="Calibri" w:hAnsi="Calibri"/>
          <w:sz w:val="24"/>
          <w:szCs w:val="24"/>
        </w:rPr>
        <w:t>The DCI metrics rely on a parameter called permeability (</w:t>
      </w:r>
      <w:r>
        <w:rPr>
          <w:rFonts w:ascii="Calibri" w:hAnsi="Calibri"/>
          <w:i/>
          <w:sz w:val="24"/>
          <w:szCs w:val="24"/>
        </w:rPr>
        <w:t xml:space="preserve">p; </w:t>
      </w:r>
      <w:r>
        <w:rPr>
          <w:rFonts w:ascii="Calibri" w:hAnsi="Calibri"/>
          <w:sz w:val="24"/>
          <w:szCs w:val="24"/>
        </w:rPr>
        <w:t xml:space="preserve">sometimes referred to as </w:t>
      </w:r>
      <w:r w:rsidRPr="00C00032">
        <w:rPr>
          <w:rFonts w:ascii="Calibri" w:hAnsi="Calibri"/>
          <w:i/>
          <w:sz w:val="24"/>
          <w:szCs w:val="24"/>
        </w:rPr>
        <w:t xml:space="preserve">passability </w:t>
      </w:r>
      <w:r>
        <w:rPr>
          <w:rFonts w:ascii="Calibri" w:hAnsi="Calibri"/>
          <w:sz w:val="24"/>
          <w:szCs w:val="24"/>
        </w:rPr>
        <w:t xml:space="preserve">or </w:t>
      </w:r>
      <w:r w:rsidRPr="00C00032">
        <w:rPr>
          <w:rFonts w:ascii="Calibri" w:hAnsi="Calibri"/>
          <w:i/>
          <w:sz w:val="24"/>
          <w:szCs w:val="24"/>
        </w:rPr>
        <w:t>passage efficiency</w:t>
      </w:r>
      <w:r>
        <w:rPr>
          <w:rFonts w:ascii="Calibri" w:hAnsi="Calibri"/>
          <w:sz w:val="24"/>
          <w:szCs w:val="24"/>
        </w:rPr>
        <w:t xml:space="preserve">) of barriers.  This parameter is the degree to which a barrier impedes passage or connectivity.  </w:t>
      </w:r>
      <w:r w:rsidR="00384E48">
        <w:rPr>
          <w:rFonts w:ascii="Calibri" w:hAnsi="Calibri"/>
          <w:sz w:val="24"/>
          <w:szCs w:val="24"/>
        </w:rPr>
        <w:t>In FIPEX analyses, permeability is a</w:t>
      </w:r>
      <w:r>
        <w:rPr>
          <w:rFonts w:ascii="Calibri" w:hAnsi="Calibri"/>
          <w:sz w:val="24"/>
          <w:szCs w:val="24"/>
        </w:rPr>
        <w:t xml:space="preserve"> 0-1 index, with </w:t>
      </w:r>
      <w:r w:rsidRPr="00C00032">
        <w:rPr>
          <w:rFonts w:ascii="Calibri" w:hAnsi="Calibri"/>
          <w:i/>
          <w:sz w:val="24"/>
          <w:szCs w:val="24"/>
        </w:rPr>
        <w:t>p</w:t>
      </w:r>
      <w:r>
        <w:rPr>
          <w:rFonts w:ascii="Calibri" w:hAnsi="Calibri"/>
          <w:sz w:val="24"/>
          <w:szCs w:val="24"/>
        </w:rPr>
        <w:t xml:space="preserve">=1 being 100% passable.  The permeability of a barrier reflects </w:t>
      </w:r>
      <w:r w:rsidRPr="00312663">
        <w:rPr>
          <w:rFonts w:ascii="Calibri" w:hAnsi="Calibri"/>
          <w:i/>
          <w:sz w:val="24"/>
          <w:szCs w:val="24"/>
        </w:rPr>
        <w:t>the probability that a fish will successfully pass a barrier</w:t>
      </w:r>
      <w:r>
        <w:rPr>
          <w:rFonts w:ascii="Calibri" w:hAnsi="Calibri"/>
          <w:sz w:val="24"/>
          <w:szCs w:val="24"/>
        </w:rPr>
        <w:t xml:space="preserve">.  Another way to </w:t>
      </w:r>
      <w:r w:rsidR="00312663">
        <w:rPr>
          <w:rFonts w:ascii="Calibri" w:hAnsi="Calibri"/>
          <w:sz w:val="24"/>
          <w:szCs w:val="24"/>
        </w:rPr>
        <w:t xml:space="preserve">define permeability is: </w:t>
      </w:r>
      <w:r w:rsidRPr="00312663">
        <w:rPr>
          <w:rFonts w:ascii="Calibri" w:hAnsi="Calibri"/>
          <w:i/>
          <w:sz w:val="24"/>
          <w:szCs w:val="24"/>
        </w:rPr>
        <w:t>the proportion of a given fish population that will successfully pass a barrier.</w:t>
      </w:r>
      <w:r>
        <w:rPr>
          <w:rFonts w:ascii="Calibri" w:hAnsi="Calibri"/>
          <w:sz w:val="24"/>
          <w:szCs w:val="24"/>
        </w:rPr>
        <w:t xml:space="preserve">  </w:t>
      </w:r>
    </w:p>
    <w:p w14:paraId="54608E05" w14:textId="4367EACA" w:rsidR="00250F88" w:rsidRDefault="00250F88" w:rsidP="00250F88">
      <w:pPr>
        <w:pStyle w:val="BodyText"/>
        <w:spacing w:after="120"/>
        <w:ind w:left="180" w:right="639"/>
        <w:rPr>
          <w:rFonts w:ascii="Calibri" w:hAnsi="Calibri"/>
          <w:sz w:val="24"/>
          <w:szCs w:val="24"/>
        </w:rPr>
      </w:pPr>
      <w:r>
        <w:rPr>
          <w:rFonts w:ascii="Calibri" w:hAnsi="Calibri"/>
          <w:sz w:val="24"/>
          <w:szCs w:val="24"/>
        </w:rPr>
        <w:t xml:space="preserve"> </w:t>
      </w:r>
      <w:r w:rsidR="00A6703E">
        <w:rPr>
          <w:rFonts w:ascii="Calibri" w:hAnsi="Calibri"/>
          <w:noProof/>
          <w:sz w:val="24"/>
          <w:szCs w:val="24"/>
        </w:rPr>
        <mc:AlternateContent>
          <mc:Choice Requires="wps">
            <w:drawing>
              <wp:inline distT="0" distB="0" distL="0" distR="0" wp14:anchorId="7896F216" wp14:editId="278F66CF">
                <wp:extent cx="5615940" cy="2181860"/>
                <wp:effectExtent l="5080" t="13970" r="8255" b="13970"/>
                <wp:docPr id="37" name="Text Box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2181860"/>
                        </a:xfrm>
                        <a:prstGeom prst="rect">
                          <a:avLst/>
                        </a:prstGeom>
                        <a:solidFill>
                          <a:schemeClr val="tx1">
                            <a:lumMod val="65000"/>
                            <a:lumOff val="35000"/>
                          </a:schemeClr>
                        </a:solidFill>
                        <a:ln w="9525">
                          <a:solidFill>
                            <a:srgbClr val="000000"/>
                          </a:solidFill>
                          <a:miter lim="800000"/>
                          <a:headEnd/>
                          <a:tailEnd/>
                        </a:ln>
                      </wps:spPr>
                      <wps:txbx>
                        <w:txbxContent>
                          <w:p w14:paraId="096BFE8C" w14:textId="2B62C432" w:rsidR="00386FF9" w:rsidRDefault="00386FF9" w:rsidP="00C00032">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There are numerous studies and software available to help estimate permeability.  </w:t>
                            </w:r>
                          </w:p>
                          <w:p w14:paraId="0F11002D" w14:textId="77777777" w:rsidR="00386FF9" w:rsidRDefault="00386FF9" w:rsidP="00C00032">
                            <w:pPr>
                              <w:pStyle w:val="BodyText"/>
                              <w:tabs>
                                <w:tab w:val="right" w:leader="dot" w:pos="9781"/>
                                <w:tab w:val="left" w:pos="9923"/>
                              </w:tabs>
                              <w:ind w:left="180" w:right="639"/>
                              <w:rPr>
                                <w:rFonts w:ascii="Calibri" w:hAnsi="Calibri"/>
                                <w:color w:val="FFFFFF" w:themeColor="background1"/>
                                <w:sz w:val="24"/>
                                <w:szCs w:val="24"/>
                              </w:rPr>
                            </w:pPr>
                          </w:p>
                          <w:p w14:paraId="1A40847C" w14:textId="77777777" w:rsidR="00386FF9" w:rsidRPr="001D6E41" w:rsidRDefault="00386FF9" w:rsidP="00C00032">
                            <w:pPr>
                              <w:pStyle w:val="BodyText"/>
                              <w:tabs>
                                <w:tab w:val="right" w:leader="dot" w:pos="9781"/>
                                <w:tab w:val="left" w:pos="9923"/>
                              </w:tabs>
                              <w:ind w:left="180" w:right="639"/>
                              <w:rPr>
                                <w:rFonts w:ascii="Calibri" w:hAnsi="Calibri"/>
                                <w:color w:val="FFFFFF" w:themeColor="background1"/>
                                <w:sz w:val="24"/>
                                <w:szCs w:val="24"/>
                              </w:rPr>
                            </w:pPr>
                            <w:r w:rsidRPr="001D6E41">
                              <w:rPr>
                                <w:rFonts w:ascii="Calibri" w:hAnsi="Calibri"/>
                                <w:color w:val="FFFFFF" w:themeColor="background1"/>
                                <w:sz w:val="24"/>
                                <w:szCs w:val="24"/>
                              </w:rPr>
                              <w:t xml:space="preserve">- Anderson, G. B., Freeman, M. C., Freeman, B. J., Straight, C. A., Hagler, M. M., &amp; Peterson, J. T. (2012).  </w:t>
                            </w:r>
                            <w:hyperlink r:id="rId75" w:anchor="page-1" w:history="1">
                              <w:r w:rsidRPr="001D6E41">
                                <w:rPr>
                                  <w:rStyle w:val="Hyperlink"/>
                                  <w:rFonts w:ascii="Calibri" w:hAnsi="Calibri"/>
                                  <w:sz w:val="24"/>
                                  <w:szCs w:val="24"/>
                                </w:rPr>
                                <w:t>Dealing With Uncertainty When Assessing Fish Passage Through Culvert Road Crossings</w:t>
                              </w:r>
                            </w:hyperlink>
                            <w:r w:rsidRPr="001D6E41">
                              <w:rPr>
                                <w:rFonts w:ascii="Calibri" w:hAnsi="Calibri"/>
                                <w:color w:val="FFFFFF" w:themeColor="background1"/>
                                <w:sz w:val="24"/>
                                <w:szCs w:val="24"/>
                              </w:rPr>
                              <w:t>. Environmental management, 1-16.</w:t>
                            </w:r>
                          </w:p>
                          <w:p w14:paraId="38273D1F" w14:textId="77777777" w:rsidR="00386FF9"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p>
                          <w:p w14:paraId="5460B151" w14:textId="77777777" w:rsidR="00386FF9"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r>
                              <w:rPr>
                                <w:rFonts w:asciiTheme="minorHAnsi" w:hAnsiTheme="minorHAnsi" w:cstheme="minorHAnsi"/>
                                <w:color w:val="FFFFFF" w:themeColor="background1"/>
                                <w:sz w:val="24"/>
                                <w:szCs w:val="24"/>
                              </w:rPr>
                              <w:t xml:space="preserve">A common software to use to assess passability is Fish Xing:  </w:t>
                            </w:r>
                          </w:p>
                          <w:p w14:paraId="1C7F4F36" w14:textId="77777777" w:rsidR="00386FF9"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p>
                          <w:p w14:paraId="5B0E9BD7" w14:textId="77777777" w:rsidR="00386FF9" w:rsidRPr="001D6E41"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r>
                              <w:rPr>
                                <w:rFonts w:ascii="Calibri" w:hAnsi="Calibri" w:cs="Calibri"/>
                                <w:color w:val="FFFFFF" w:themeColor="background1"/>
                                <w:sz w:val="22"/>
                                <w:szCs w:val="22"/>
                              </w:rPr>
                              <w:t xml:space="preserve">- </w:t>
                            </w:r>
                            <w:r w:rsidRPr="001D6E41">
                              <w:rPr>
                                <w:rFonts w:ascii="Calibri" w:hAnsi="Calibri" w:cs="Calibri"/>
                                <w:color w:val="FFFFFF" w:themeColor="background1"/>
                                <w:sz w:val="22"/>
                                <w:szCs w:val="22"/>
                              </w:rPr>
                              <w:t>Washington Department of Fish and Wildlife [WDFW] (2006</w:t>
                            </w:r>
                            <w:r>
                              <w:rPr>
                                <w:rFonts w:ascii="Calibri" w:hAnsi="Calibri" w:cs="Calibri"/>
                                <w:color w:val="FFFFFF" w:themeColor="background1"/>
                                <w:sz w:val="22"/>
                                <w:szCs w:val="22"/>
                              </w:rPr>
                              <w:t>)</w:t>
                            </w:r>
                            <w:hyperlink r:id="rId76" w:history="1">
                              <w:r>
                                <w:rPr>
                                  <w:rStyle w:val="Hyperlink"/>
                                  <w:rFonts w:ascii="Calibri" w:hAnsi="Calibri" w:cs="Calibri"/>
                                  <w:sz w:val="22"/>
                                  <w:szCs w:val="22"/>
                                </w:rPr>
                                <w:t xml:space="preserve"> </w:t>
                              </w:r>
                              <w:r w:rsidRPr="001D6E41">
                                <w:rPr>
                                  <w:rStyle w:val="Hyperlink"/>
                                  <w:rFonts w:ascii="Calibri" w:hAnsi="Calibri" w:cs="Calibri"/>
                                  <w:sz w:val="22"/>
                                  <w:szCs w:val="22"/>
                                </w:rPr>
                                <w:t>Fish Xing User Manual and Reference Version 3</w:t>
                              </w:r>
                            </w:hyperlink>
                            <w:r w:rsidRPr="001D6E41">
                              <w:rPr>
                                <w:rFonts w:ascii="Calibri" w:hAnsi="Calibri" w:cs="Calibri"/>
                                <w:color w:val="FFFFFF" w:themeColor="background1"/>
                                <w:sz w:val="22"/>
                                <w:szCs w:val="22"/>
                              </w:rPr>
                              <w:t>.</w:t>
                            </w:r>
                          </w:p>
                          <w:p w14:paraId="5A7D5D0C" w14:textId="77777777" w:rsidR="00386FF9" w:rsidRPr="000A743B" w:rsidRDefault="00386FF9" w:rsidP="00C00032">
                            <w:pPr>
                              <w:ind w:right="639"/>
                            </w:pPr>
                          </w:p>
                        </w:txbxContent>
                      </wps:txbx>
                      <wps:bodyPr rot="0" vert="horz" wrap="square" lIns="91440" tIns="45720" rIns="91440" bIns="45720" anchor="t" anchorCtr="0" upright="1">
                        <a:noAutofit/>
                      </wps:bodyPr>
                    </wps:wsp>
                  </a:graphicData>
                </a:graphic>
              </wp:inline>
            </w:drawing>
          </mc:Choice>
          <mc:Fallback>
            <w:pict>
              <v:shape w14:anchorId="7896F216" id="Text Box 455" o:spid="_x0000_s1059" type="#_x0000_t202" style="width:442.2pt;height:17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" fillcolor="#5a5a5a [2109]">
                <v:textbox>
                  <w:txbxContent>
                    <w:p w14:paraId="096BFE8C" w14:textId="2B62C432" w:rsidR="00386FF9" w:rsidRDefault="00386FF9" w:rsidP="00C00032">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There are numerous studies and software available to help estimate permeability.  </w:t>
                      </w:r>
                    </w:p>
                    <w:p w14:paraId="0F11002D" w14:textId="77777777" w:rsidR="00386FF9" w:rsidRDefault="00386FF9" w:rsidP="00C00032">
                      <w:pPr>
                        <w:pStyle w:val="BodyText"/>
                        <w:tabs>
                          <w:tab w:val="right" w:leader="dot" w:pos="9781"/>
                          <w:tab w:val="left" w:pos="9923"/>
                        </w:tabs>
                        <w:ind w:left="180" w:right="639"/>
                        <w:rPr>
                          <w:rFonts w:ascii="Calibri" w:hAnsi="Calibri"/>
                          <w:color w:val="FFFFFF" w:themeColor="background1"/>
                          <w:sz w:val="24"/>
                          <w:szCs w:val="24"/>
                        </w:rPr>
                      </w:pPr>
                    </w:p>
                    <w:p w14:paraId="1A40847C" w14:textId="77777777" w:rsidR="00386FF9" w:rsidRPr="001D6E41" w:rsidRDefault="00386FF9" w:rsidP="00C00032">
                      <w:pPr>
                        <w:pStyle w:val="BodyText"/>
                        <w:tabs>
                          <w:tab w:val="right" w:leader="dot" w:pos="9781"/>
                          <w:tab w:val="left" w:pos="9923"/>
                        </w:tabs>
                        <w:ind w:left="180" w:right="639"/>
                        <w:rPr>
                          <w:rFonts w:ascii="Calibri" w:hAnsi="Calibri"/>
                          <w:color w:val="FFFFFF" w:themeColor="background1"/>
                          <w:sz w:val="24"/>
                          <w:szCs w:val="24"/>
                        </w:rPr>
                      </w:pPr>
                      <w:r w:rsidRPr="001D6E41">
                        <w:rPr>
                          <w:rFonts w:ascii="Calibri" w:hAnsi="Calibri"/>
                          <w:color w:val="FFFFFF" w:themeColor="background1"/>
                          <w:sz w:val="24"/>
                          <w:szCs w:val="24"/>
                        </w:rPr>
                        <w:t xml:space="preserve">- Anderson, G. B., Freeman, M. C., Freeman, B. J., Straight, C. A., Hagler, M. M., &amp; Peterson, J. T. (2012).  </w:t>
                      </w:r>
                      <w:hyperlink r:id="rId115" w:anchor="page-1" w:history="1">
                        <w:r w:rsidRPr="001D6E41">
                          <w:rPr>
                            <w:rStyle w:val="Hyperlink"/>
                            <w:rFonts w:ascii="Calibri" w:hAnsi="Calibri"/>
                            <w:sz w:val="24"/>
                            <w:szCs w:val="24"/>
                          </w:rPr>
                          <w:t xml:space="preserve">Dealing </w:t>
                        </w:r>
                        <w:proofErr w:type="gramStart"/>
                        <w:r w:rsidRPr="001D6E41">
                          <w:rPr>
                            <w:rStyle w:val="Hyperlink"/>
                            <w:rFonts w:ascii="Calibri" w:hAnsi="Calibri"/>
                            <w:sz w:val="24"/>
                            <w:szCs w:val="24"/>
                          </w:rPr>
                          <w:t>With</w:t>
                        </w:r>
                        <w:proofErr w:type="gramEnd"/>
                        <w:r w:rsidRPr="001D6E41">
                          <w:rPr>
                            <w:rStyle w:val="Hyperlink"/>
                            <w:rFonts w:ascii="Calibri" w:hAnsi="Calibri"/>
                            <w:sz w:val="24"/>
                            <w:szCs w:val="24"/>
                          </w:rPr>
                          <w:t xml:space="preserve"> Uncertainty When Assessing Fish Passage Through Culvert Road Crossings</w:t>
                        </w:r>
                      </w:hyperlink>
                      <w:r w:rsidRPr="001D6E41">
                        <w:rPr>
                          <w:rFonts w:ascii="Calibri" w:hAnsi="Calibri"/>
                          <w:color w:val="FFFFFF" w:themeColor="background1"/>
                          <w:sz w:val="24"/>
                          <w:szCs w:val="24"/>
                        </w:rPr>
                        <w:t>. Environmental management, 1-16.</w:t>
                      </w:r>
                    </w:p>
                    <w:p w14:paraId="38273D1F" w14:textId="77777777" w:rsidR="00386FF9"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p>
                    <w:p w14:paraId="5460B151" w14:textId="77777777" w:rsidR="00386FF9"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r>
                        <w:rPr>
                          <w:rFonts w:asciiTheme="minorHAnsi" w:hAnsiTheme="minorHAnsi" w:cstheme="minorHAnsi"/>
                          <w:color w:val="FFFFFF" w:themeColor="background1"/>
                          <w:sz w:val="24"/>
                          <w:szCs w:val="24"/>
                        </w:rPr>
                        <w:t xml:space="preserve">A common software to use to assess </w:t>
                      </w:r>
                      <w:proofErr w:type="spellStart"/>
                      <w:r>
                        <w:rPr>
                          <w:rFonts w:asciiTheme="minorHAnsi" w:hAnsiTheme="minorHAnsi" w:cstheme="minorHAnsi"/>
                          <w:color w:val="FFFFFF" w:themeColor="background1"/>
                          <w:sz w:val="24"/>
                          <w:szCs w:val="24"/>
                        </w:rPr>
                        <w:t>passability</w:t>
                      </w:r>
                      <w:proofErr w:type="spellEnd"/>
                      <w:r>
                        <w:rPr>
                          <w:rFonts w:asciiTheme="minorHAnsi" w:hAnsiTheme="minorHAnsi" w:cstheme="minorHAnsi"/>
                          <w:color w:val="FFFFFF" w:themeColor="background1"/>
                          <w:sz w:val="24"/>
                          <w:szCs w:val="24"/>
                        </w:rPr>
                        <w:t xml:space="preserve"> is Fish Xing:  </w:t>
                      </w:r>
                    </w:p>
                    <w:p w14:paraId="1C7F4F36" w14:textId="77777777" w:rsidR="00386FF9"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p>
                    <w:p w14:paraId="5B0E9BD7" w14:textId="77777777" w:rsidR="00386FF9" w:rsidRPr="001D6E41"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r>
                        <w:rPr>
                          <w:rFonts w:ascii="Calibri" w:hAnsi="Calibri" w:cs="Calibri"/>
                          <w:color w:val="FFFFFF" w:themeColor="background1"/>
                          <w:sz w:val="22"/>
                          <w:szCs w:val="22"/>
                        </w:rPr>
                        <w:t xml:space="preserve">- </w:t>
                      </w:r>
                      <w:r w:rsidRPr="001D6E41">
                        <w:rPr>
                          <w:rFonts w:ascii="Calibri" w:hAnsi="Calibri" w:cs="Calibri"/>
                          <w:color w:val="FFFFFF" w:themeColor="background1"/>
                          <w:sz w:val="22"/>
                          <w:szCs w:val="22"/>
                        </w:rPr>
                        <w:t>Washington Department of Fish and Wildlife [WDFW] (2006</w:t>
                      </w:r>
                      <w:r>
                        <w:rPr>
                          <w:rFonts w:ascii="Calibri" w:hAnsi="Calibri" w:cs="Calibri"/>
                          <w:color w:val="FFFFFF" w:themeColor="background1"/>
                          <w:sz w:val="22"/>
                          <w:szCs w:val="22"/>
                        </w:rPr>
                        <w:t>)</w:t>
                      </w:r>
                      <w:hyperlink r:id="rId116" w:history="1">
                        <w:r>
                          <w:rPr>
                            <w:rStyle w:val="Hyperlink"/>
                            <w:rFonts w:ascii="Calibri" w:hAnsi="Calibri" w:cs="Calibri"/>
                            <w:sz w:val="22"/>
                            <w:szCs w:val="22"/>
                          </w:rPr>
                          <w:t xml:space="preserve"> </w:t>
                        </w:r>
                        <w:r w:rsidRPr="001D6E41">
                          <w:rPr>
                            <w:rStyle w:val="Hyperlink"/>
                            <w:rFonts w:ascii="Calibri" w:hAnsi="Calibri" w:cs="Calibri"/>
                            <w:sz w:val="22"/>
                            <w:szCs w:val="22"/>
                          </w:rPr>
                          <w:t>Fish Xing User Manual and Reference Version 3</w:t>
                        </w:r>
                      </w:hyperlink>
                      <w:r w:rsidRPr="001D6E41">
                        <w:rPr>
                          <w:rFonts w:ascii="Calibri" w:hAnsi="Calibri" w:cs="Calibri"/>
                          <w:color w:val="FFFFFF" w:themeColor="background1"/>
                          <w:sz w:val="22"/>
                          <w:szCs w:val="22"/>
                        </w:rPr>
                        <w:t>.</w:t>
                      </w:r>
                    </w:p>
                    <w:p w14:paraId="5A7D5D0C" w14:textId="77777777" w:rsidR="00386FF9" w:rsidRPr="000A743B" w:rsidRDefault="00386FF9" w:rsidP="00C00032">
                      <w:pPr>
                        <w:ind w:right="639"/>
                      </w:pPr>
                    </w:p>
                  </w:txbxContent>
                </v:textbox>
                <w10:anchorlock/>
              </v:shape>
            </w:pict>
          </mc:Fallback>
        </mc:AlternateContent>
      </w:r>
    </w:p>
    <w:p w14:paraId="17352DDC" w14:textId="77777777" w:rsidR="00C00032" w:rsidRDefault="00C00032" w:rsidP="00250F88">
      <w:pPr>
        <w:pStyle w:val="BodyText"/>
        <w:spacing w:after="120"/>
        <w:ind w:left="180" w:right="639"/>
        <w:rPr>
          <w:rFonts w:ascii="Calibri" w:hAnsi="Calibri"/>
          <w:sz w:val="24"/>
          <w:szCs w:val="24"/>
        </w:rPr>
      </w:pPr>
    </w:p>
    <w:p w14:paraId="6E2D14CE" w14:textId="77777777" w:rsidR="001D6E41" w:rsidRDefault="001D6E41" w:rsidP="00250F88">
      <w:pPr>
        <w:pStyle w:val="BodyText"/>
        <w:spacing w:after="120"/>
        <w:ind w:left="180" w:right="639"/>
        <w:rPr>
          <w:rFonts w:ascii="Calibri" w:hAnsi="Calibri"/>
          <w:sz w:val="24"/>
          <w:szCs w:val="24"/>
        </w:rPr>
      </w:pPr>
      <w:r>
        <w:rPr>
          <w:rFonts w:ascii="Calibri" w:hAnsi="Calibri"/>
          <w:sz w:val="24"/>
          <w:szCs w:val="24"/>
        </w:rPr>
        <w:t xml:space="preserve">For FIPEX to calculate the DCI's, a </w:t>
      </w:r>
      <w:r>
        <w:rPr>
          <w:rFonts w:ascii="Calibri" w:hAnsi="Calibri"/>
          <w:i/>
          <w:sz w:val="24"/>
          <w:szCs w:val="24"/>
        </w:rPr>
        <w:t xml:space="preserve">permeability </w:t>
      </w:r>
      <w:r>
        <w:rPr>
          <w:rFonts w:ascii="Calibri" w:hAnsi="Calibri"/>
          <w:sz w:val="24"/>
          <w:szCs w:val="24"/>
        </w:rPr>
        <w:t xml:space="preserve">field must be chosen for each barrier layer included in the analysis.  This can be found in the FIPEX Options Barriers Tab.  </w:t>
      </w:r>
    </w:p>
    <w:p w14:paraId="52841267" w14:textId="12AF6CFB" w:rsidR="00FD2ED5" w:rsidRPr="001D6E41" w:rsidRDefault="00A6703E" w:rsidP="00250F88">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0470DC37" wp14:editId="6090162C">
                <wp:extent cx="5615940" cy="656590"/>
                <wp:effectExtent l="5080" t="9525" r="8255" b="10160"/>
                <wp:docPr id="36" name="Text Box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656590"/>
                        </a:xfrm>
                        <a:prstGeom prst="rect">
                          <a:avLst/>
                        </a:prstGeom>
                        <a:solidFill>
                          <a:schemeClr val="tx1">
                            <a:lumMod val="65000"/>
                            <a:lumOff val="35000"/>
                          </a:schemeClr>
                        </a:solidFill>
                        <a:ln w="9525">
                          <a:solidFill>
                            <a:srgbClr val="000000"/>
                          </a:solidFill>
                          <a:miter lim="800000"/>
                          <a:headEnd/>
                          <a:tailEnd/>
                        </a:ln>
                      </wps:spPr>
                      <wps:txbx>
                        <w:txbxContent>
                          <w:p w14:paraId="1B18D292" w14:textId="77777777" w:rsidR="00386FF9" w:rsidRPr="00626798" w:rsidRDefault="00386FF9" w:rsidP="00FD2ED5">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The permeability does not need to be calculated to calculate DCI's.  Barriers can be set, as in the example in this walkthrough to a permeability of zero, thus assuming all barriers to be completely impassable.  </w:t>
                            </w:r>
                          </w:p>
                          <w:p w14:paraId="2252E5C9" w14:textId="77777777" w:rsidR="00386FF9" w:rsidRPr="000A743B" w:rsidRDefault="00386FF9" w:rsidP="00FD2ED5">
                            <w:pPr>
                              <w:ind w:right="639"/>
                            </w:pPr>
                          </w:p>
                        </w:txbxContent>
                      </wps:txbx>
                      <wps:bodyPr rot="0" vert="horz" wrap="square" lIns="91440" tIns="45720" rIns="91440" bIns="45720" anchor="t" anchorCtr="0" upright="1">
                        <a:noAutofit/>
                      </wps:bodyPr>
                    </wps:wsp>
                  </a:graphicData>
                </a:graphic>
              </wp:inline>
            </w:drawing>
          </mc:Choice>
          <mc:Fallback>
            <w:pict>
              <v:shape w14:anchorId="0470DC37" id="Text Box 454" o:spid="_x0000_s1060" type="#_x0000_t202" style="width:442.2pt;height:5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" fillcolor="#5a5a5a [2109]">
                <v:textbox>
                  <w:txbxContent>
                    <w:p w14:paraId="1B18D292" w14:textId="77777777" w:rsidR="00386FF9" w:rsidRPr="00626798" w:rsidRDefault="00386FF9" w:rsidP="00FD2ED5">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The permeability does not need to be calculated to calculate DCI's.  Barriers can be set, as in the example in this walkthrough to a permeability of zero, thus assuming all barriers to be completely impassable.  </w:t>
                      </w:r>
                    </w:p>
                    <w:p w14:paraId="2252E5C9" w14:textId="77777777" w:rsidR="00386FF9" w:rsidRPr="000A743B" w:rsidRDefault="00386FF9" w:rsidP="00FD2ED5">
                      <w:pPr>
                        <w:ind w:right="639"/>
                      </w:pPr>
                    </w:p>
                  </w:txbxContent>
                </v:textbox>
                <w10:anchorlock/>
              </v:shape>
            </w:pict>
          </mc:Fallback>
        </mc:AlternateContent>
      </w:r>
    </w:p>
    <w:p w14:paraId="2FC2E517" w14:textId="77777777" w:rsidR="001D6E41" w:rsidRDefault="001D6E41" w:rsidP="00250F88">
      <w:pPr>
        <w:pStyle w:val="BodyText"/>
        <w:spacing w:after="120"/>
        <w:ind w:left="180" w:right="639"/>
        <w:rPr>
          <w:rFonts w:ascii="Calibri" w:hAnsi="Calibri"/>
          <w:sz w:val="24"/>
          <w:szCs w:val="24"/>
        </w:rPr>
      </w:pPr>
    </w:p>
    <w:p w14:paraId="62DB7DDE" w14:textId="77777777"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To set the permeability field open the FIPEX Options menu and go to the Barriers Tab.  </w:t>
      </w:r>
    </w:p>
    <w:p w14:paraId="197897AD" w14:textId="77777777"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1. Highlight the RiverDams layer. </w:t>
      </w:r>
    </w:p>
    <w:p w14:paraId="425F7C26" w14:textId="77777777"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2. Click the </w:t>
      </w:r>
      <w:r w:rsidRPr="00384E48">
        <w:rPr>
          <w:rFonts w:ascii="Calibri" w:hAnsi="Calibri"/>
          <w:b/>
          <w:sz w:val="24"/>
          <w:szCs w:val="24"/>
        </w:rPr>
        <w:t>'Change Permeability Field'</w:t>
      </w:r>
      <w:r>
        <w:rPr>
          <w:rFonts w:ascii="Calibri" w:hAnsi="Calibri"/>
          <w:sz w:val="24"/>
          <w:szCs w:val="24"/>
        </w:rPr>
        <w:t xml:space="preserve"> </w:t>
      </w:r>
      <w:r w:rsidR="00384E48">
        <w:rPr>
          <w:rFonts w:ascii="Calibri" w:hAnsi="Calibri"/>
          <w:sz w:val="24"/>
          <w:szCs w:val="24"/>
        </w:rPr>
        <w:t>button</w:t>
      </w:r>
      <w:r w:rsidR="00312663">
        <w:rPr>
          <w:rFonts w:ascii="Calibri" w:hAnsi="Calibri"/>
          <w:sz w:val="24"/>
          <w:szCs w:val="24"/>
        </w:rPr>
        <w:t xml:space="preserve">.  Choose the </w:t>
      </w:r>
      <w:r w:rsidR="00312663" w:rsidRPr="00312663">
        <w:rPr>
          <w:rFonts w:ascii="Calibri" w:hAnsi="Calibri"/>
          <w:i/>
          <w:sz w:val="24"/>
          <w:szCs w:val="24"/>
        </w:rPr>
        <w:t>pass</w:t>
      </w:r>
      <w:r w:rsidR="00312663">
        <w:rPr>
          <w:rFonts w:ascii="Calibri" w:hAnsi="Calibri"/>
          <w:sz w:val="24"/>
          <w:szCs w:val="24"/>
        </w:rPr>
        <w:t xml:space="preserve"> field.  Click </w:t>
      </w:r>
      <w:r w:rsidR="00384E48" w:rsidRPr="00384E48">
        <w:rPr>
          <w:rFonts w:ascii="Calibri" w:hAnsi="Calibri"/>
          <w:b/>
          <w:sz w:val="24"/>
          <w:szCs w:val="24"/>
        </w:rPr>
        <w:t>'</w:t>
      </w:r>
      <w:r w:rsidR="00312663" w:rsidRPr="00384E48">
        <w:rPr>
          <w:rFonts w:ascii="Calibri" w:hAnsi="Calibri"/>
          <w:b/>
          <w:sz w:val="24"/>
          <w:szCs w:val="24"/>
        </w:rPr>
        <w:t>Save</w:t>
      </w:r>
      <w:r w:rsidR="00384E48" w:rsidRPr="00384E48">
        <w:rPr>
          <w:rFonts w:ascii="Calibri" w:hAnsi="Calibri"/>
          <w:b/>
          <w:sz w:val="24"/>
          <w:szCs w:val="24"/>
        </w:rPr>
        <w:t>'</w:t>
      </w:r>
      <w:r w:rsidR="00312663">
        <w:rPr>
          <w:rFonts w:ascii="Calibri" w:hAnsi="Calibri"/>
          <w:sz w:val="24"/>
          <w:szCs w:val="24"/>
        </w:rPr>
        <w:t xml:space="preserve"> to close the pop-up.  The settings should look like this:</w:t>
      </w:r>
    </w:p>
    <w:p w14:paraId="642A8F66" w14:textId="17689CC2" w:rsidR="00312663" w:rsidRDefault="00C43430" w:rsidP="00865D8F">
      <w:pPr>
        <w:pStyle w:val="BodyText"/>
        <w:spacing w:after="120"/>
        <w:ind w:left="180" w:right="639"/>
        <w:rPr>
          <w:rFonts w:ascii="Calibri" w:hAnsi="Calibri"/>
          <w:sz w:val="24"/>
          <w:szCs w:val="24"/>
        </w:rPr>
      </w:pPr>
      <w:r>
        <w:rPr>
          <w:rFonts w:ascii="Calibri" w:hAnsi="Calibri"/>
          <w:noProof/>
          <w:sz w:val="24"/>
          <w:szCs w:val="24"/>
        </w:rPr>
        <w:lastRenderedPageBreak/>
        <w:drawing>
          <wp:inline distT="0" distB="0" distL="0" distR="0" wp14:anchorId="1F0E1D79" wp14:editId="4103DB8C">
            <wp:extent cx="3570605" cy="1807210"/>
            <wp:effectExtent l="0" t="0" r="0" b="254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0605" cy="1807210"/>
                    </a:xfrm>
                    <a:prstGeom prst="rect">
                      <a:avLst/>
                    </a:prstGeom>
                    <a:noFill/>
                    <a:ln>
                      <a:noFill/>
                    </a:ln>
                  </pic:spPr>
                </pic:pic>
              </a:graphicData>
            </a:graphic>
          </wp:inline>
        </w:drawing>
      </w:r>
    </w:p>
    <w:p w14:paraId="4FCC34D7" w14:textId="21FCD00C" w:rsidR="00312663" w:rsidRDefault="00A6703E" w:rsidP="00250F88">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4C63001A" wp14:editId="76A48E87">
                <wp:extent cx="5615940" cy="656590"/>
                <wp:effectExtent l="5080" t="5080" r="8255" b="5080"/>
                <wp:docPr id="35" name="Text Box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656590"/>
                        </a:xfrm>
                        <a:prstGeom prst="rect">
                          <a:avLst/>
                        </a:prstGeom>
                        <a:solidFill>
                          <a:schemeClr val="tx1">
                            <a:lumMod val="65000"/>
                            <a:lumOff val="35000"/>
                          </a:schemeClr>
                        </a:solidFill>
                        <a:ln w="9525">
                          <a:solidFill>
                            <a:srgbClr val="000000"/>
                          </a:solidFill>
                          <a:miter lim="800000"/>
                          <a:headEnd/>
                          <a:tailEnd/>
                        </a:ln>
                      </wps:spPr>
                      <wps:txbx>
                        <w:txbxContent>
                          <w:p w14:paraId="5856D5E8" w14:textId="77777777" w:rsidR="00386FF9" w:rsidRPr="00626798" w:rsidRDefault="00386FF9" w:rsidP="00312663">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The DCI can accept a parameter that identifies barriers as anthropocentric or natural.  This is the 'Natural T/F Field'.  This field can remain unset and a FIPEX will assume all barriers are manmade.   </w:t>
                            </w:r>
                          </w:p>
                          <w:p w14:paraId="165917D9" w14:textId="77777777" w:rsidR="00386FF9" w:rsidRPr="000A743B" w:rsidRDefault="00386FF9" w:rsidP="00312663">
                            <w:pPr>
                              <w:ind w:right="639"/>
                            </w:pPr>
                          </w:p>
                        </w:txbxContent>
                      </wps:txbx>
                      <wps:bodyPr rot="0" vert="horz" wrap="square" lIns="91440" tIns="45720" rIns="91440" bIns="45720" anchor="t" anchorCtr="0" upright="1">
                        <a:noAutofit/>
                      </wps:bodyPr>
                    </wps:wsp>
                  </a:graphicData>
                </a:graphic>
              </wp:inline>
            </w:drawing>
          </mc:Choice>
          <mc:Fallback>
            <w:pict>
              <v:shape w14:anchorId="4C63001A" id="Text Box 453" o:spid="_x0000_s1061" type="#_x0000_t202" style="width:442.2pt;height:5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" fillcolor="#5a5a5a [2109]">
                <v:textbox>
                  <w:txbxContent>
                    <w:p w14:paraId="5856D5E8" w14:textId="77777777" w:rsidR="00386FF9" w:rsidRPr="00626798" w:rsidRDefault="00386FF9" w:rsidP="00312663">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The DCI can accept a parameter that identifies barriers as anthropocentric or natural.  This is the 'Natural T/F Field'.  This field can remain unset and a FIPEX will assume all barriers are manmade.   </w:t>
                      </w:r>
                    </w:p>
                    <w:p w14:paraId="165917D9" w14:textId="77777777" w:rsidR="00386FF9" w:rsidRPr="000A743B" w:rsidRDefault="00386FF9" w:rsidP="00312663">
                      <w:pPr>
                        <w:ind w:right="639"/>
                      </w:pPr>
                    </w:p>
                  </w:txbxContent>
                </v:textbox>
                <w10:anchorlock/>
              </v:shape>
            </w:pict>
          </mc:Fallback>
        </mc:AlternateContent>
      </w:r>
    </w:p>
    <w:p w14:paraId="6813EE73" w14:textId="77777777" w:rsidR="00312663" w:rsidRDefault="00312663" w:rsidP="00250F88">
      <w:pPr>
        <w:pStyle w:val="BodyText"/>
        <w:spacing w:after="120"/>
        <w:ind w:left="180" w:right="639"/>
        <w:rPr>
          <w:rFonts w:ascii="Calibri" w:hAnsi="Calibri"/>
          <w:sz w:val="24"/>
          <w:szCs w:val="24"/>
        </w:rPr>
      </w:pPr>
    </w:p>
    <w:p w14:paraId="5FAFA384" w14:textId="77777777" w:rsidR="001C4CF6" w:rsidRDefault="00312663"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0D07C881" wp14:editId="7EA3B548">
            <wp:extent cx="4686300" cy="1590675"/>
            <wp:effectExtent l="19050" t="0" r="0" b="0"/>
            <wp:docPr id="42" name="Picture 41" descr="Manmad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madew.JPG"/>
                    <pic:cNvPicPr/>
                  </pic:nvPicPr>
                  <pic:blipFill>
                    <a:blip r:embed="rId117"/>
                    <a:stretch>
                      <a:fillRect/>
                    </a:stretch>
                  </pic:blipFill>
                  <pic:spPr>
                    <a:xfrm>
                      <a:off x="0" y="0"/>
                      <a:ext cx="4686300" cy="1590675"/>
                    </a:xfrm>
                    <a:prstGeom prst="rect">
                      <a:avLst/>
                    </a:prstGeom>
                  </pic:spPr>
                </pic:pic>
              </a:graphicData>
            </a:graphic>
          </wp:inline>
        </w:drawing>
      </w:r>
    </w:p>
    <w:p w14:paraId="7020F4D0" w14:textId="77777777" w:rsidR="00312663" w:rsidRDefault="00312663" w:rsidP="00250F88">
      <w:pPr>
        <w:pStyle w:val="BodyText"/>
        <w:spacing w:after="120"/>
        <w:ind w:left="180" w:right="639"/>
        <w:rPr>
          <w:rFonts w:ascii="Calibri" w:hAnsi="Calibri"/>
          <w:sz w:val="24"/>
          <w:szCs w:val="24"/>
        </w:rPr>
      </w:pPr>
    </w:p>
    <w:p w14:paraId="3B5CC50D" w14:textId="77777777" w:rsidR="00312663" w:rsidRDefault="00312663" w:rsidP="00250F88">
      <w:pPr>
        <w:pStyle w:val="BodyText"/>
        <w:spacing w:after="120"/>
        <w:ind w:left="180" w:right="639"/>
        <w:rPr>
          <w:rFonts w:ascii="Calibri" w:hAnsi="Calibri"/>
          <w:sz w:val="24"/>
          <w:szCs w:val="24"/>
        </w:rPr>
      </w:pPr>
      <w:r>
        <w:rPr>
          <w:rFonts w:ascii="Calibri" w:hAnsi="Calibri"/>
          <w:sz w:val="24"/>
          <w:szCs w:val="24"/>
        </w:rPr>
        <w:t xml:space="preserve">3. </w:t>
      </w:r>
      <w:r w:rsidR="00FC7CFA">
        <w:rPr>
          <w:rFonts w:ascii="Calibri" w:hAnsi="Calibri"/>
          <w:sz w:val="24"/>
          <w:szCs w:val="24"/>
        </w:rPr>
        <w:t xml:space="preserve">Go to </w:t>
      </w:r>
      <w:r w:rsidR="00FC7CFA" w:rsidRPr="00FC7CFA">
        <w:rPr>
          <w:rFonts w:ascii="Calibri" w:hAnsi="Calibri"/>
          <w:b/>
          <w:sz w:val="24"/>
          <w:szCs w:val="24"/>
        </w:rPr>
        <w:t>FIPEX Options Advanced Tab</w:t>
      </w:r>
      <w:r w:rsidR="00FC7CFA">
        <w:rPr>
          <w:rFonts w:ascii="Calibri" w:hAnsi="Calibri"/>
          <w:sz w:val="24"/>
          <w:szCs w:val="24"/>
        </w:rPr>
        <w:t xml:space="preserve">.  Check </w:t>
      </w:r>
      <w:r w:rsidR="00FC7CFA" w:rsidRPr="00FC7CFA">
        <w:rPr>
          <w:rFonts w:ascii="Calibri" w:hAnsi="Calibri"/>
          <w:b/>
          <w:sz w:val="24"/>
          <w:szCs w:val="24"/>
        </w:rPr>
        <w:t>'Include Barrier Permeability Field'</w:t>
      </w:r>
      <w:r w:rsidR="00FC7CFA">
        <w:rPr>
          <w:rFonts w:ascii="Calibri" w:hAnsi="Calibri"/>
          <w:sz w:val="24"/>
          <w:szCs w:val="24"/>
        </w:rPr>
        <w:t xml:space="preserve">, </w:t>
      </w:r>
      <w:r w:rsidR="00FC7CFA" w:rsidRPr="00FC7CFA">
        <w:rPr>
          <w:rFonts w:ascii="Calibri" w:hAnsi="Calibri"/>
          <w:b/>
          <w:sz w:val="24"/>
          <w:szCs w:val="24"/>
        </w:rPr>
        <w:t>'Include Natural T/F Field'</w:t>
      </w:r>
      <w:r w:rsidR="00FC7CFA">
        <w:rPr>
          <w:rFonts w:ascii="Calibri" w:hAnsi="Calibri"/>
          <w:sz w:val="24"/>
          <w:szCs w:val="24"/>
        </w:rPr>
        <w:t xml:space="preserve">, and </w:t>
      </w:r>
      <w:r w:rsidR="00FC7CFA" w:rsidRPr="00FC7CFA">
        <w:rPr>
          <w:rFonts w:ascii="Calibri" w:hAnsi="Calibri"/>
          <w:b/>
          <w:sz w:val="24"/>
          <w:szCs w:val="24"/>
        </w:rPr>
        <w:t>'Include Connectivity Table'</w:t>
      </w:r>
      <w:r w:rsidR="00FC7CFA">
        <w:rPr>
          <w:rFonts w:ascii="Calibri" w:hAnsi="Calibri"/>
          <w:sz w:val="24"/>
          <w:szCs w:val="24"/>
        </w:rPr>
        <w:t xml:space="preserve">.  The DCI Calculation section should now be visible. </w:t>
      </w:r>
    </w:p>
    <w:p w14:paraId="7100565E" w14:textId="77777777" w:rsidR="00FC7CFA" w:rsidRDefault="00FC7CFA" w:rsidP="00250F88">
      <w:pPr>
        <w:pStyle w:val="BodyText"/>
        <w:spacing w:after="120"/>
        <w:ind w:left="180" w:right="639"/>
        <w:rPr>
          <w:rFonts w:ascii="Calibri" w:hAnsi="Calibri"/>
          <w:sz w:val="24"/>
          <w:szCs w:val="24"/>
        </w:rPr>
      </w:pPr>
      <w:r>
        <w:rPr>
          <w:rFonts w:ascii="Calibri" w:hAnsi="Calibri"/>
          <w:sz w:val="24"/>
          <w:szCs w:val="24"/>
        </w:rPr>
        <w:t xml:space="preserve">4. </w:t>
      </w:r>
      <w:r w:rsidR="00C83E99">
        <w:rPr>
          <w:rFonts w:ascii="Calibri" w:hAnsi="Calibri"/>
          <w:sz w:val="24"/>
          <w:szCs w:val="24"/>
        </w:rPr>
        <w:t>Check</w:t>
      </w:r>
      <w:r>
        <w:rPr>
          <w:rFonts w:ascii="Calibri" w:hAnsi="Calibri"/>
          <w:sz w:val="24"/>
          <w:szCs w:val="24"/>
        </w:rPr>
        <w:t xml:space="preserve"> </w:t>
      </w:r>
      <w:r w:rsidRPr="00C83E99">
        <w:rPr>
          <w:rFonts w:ascii="Calibri" w:hAnsi="Calibri"/>
          <w:b/>
          <w:sz w:val="24"/>
          <w:szCs w:val="24"/>
        </w:rPr>
        <w:t>'Calculate DCId and DCIp'</w:t>
      </w:r>
      <w:r>
        <w:rPr>
          <w:rFonts w:ascii="Calibri" w:hAnsi="Calibri"/>
          <w:sz w:val="24"/>
          <w:szCs w:val="24"/>
        </w:rPr>
        <w:t xml:space="preserve"> and '</w:t>
      </w:r>
      <w:r w:rsidRPr="00C83E99">
        <w:rPr>
          <w:rFonts w:ascii="Calibri" w:hAnsi="Calibri"/>
          <w:b/>
          <w:sz w:val="24"/>
          <w:szCs w:val="24"/>
        </w:rPr>
        <w:t>Calculate Segmental DCI'</w:t>
      </w:r>
      <w:r>
        <w:rPr>
          <w:rFonts w:ascii="Calibri" w:hAnsi="Calibri"/>
          <w:sz w:val="24"/>
          <w:szCs w:val="24"/>
        </w:rPr>
        <w:t xml:space="preserve">.  </w:t>
      </w:r>
    </w:p>
    <w:p w14:paraId="34FE3B67" w14:textId="6FE212B7" w:rsidR="00C83E99" w:rsidRDefault="00CF6A82" w:rsidP="00250F88">
      <w:pPr>
        <w:pStyle w:val="BodyText"/>
        <w:spacing w:after="120"/>
        <w:ind w:left="180" w:right="639"/>
        <w:rPr>
          <w:rFonts w:ascii="Calibri" w:hAnsi="Calibri"/>
          <w:sz w:val="24"/>
          <w:szCs w:val="24"/>
        </w:rPr>
      </w:pPr>
      <w:r>
        <w:rPr>
          <w:rFonts w:ascii="Calibri" w:hAnsi="Calibri"/>
          <w:sz w:val="24"/>
          <w:szCs w:val="24"/>
        </w:rPr>
        <w:t xml:space="preserve">5. Click </w:t>
      </w:r>
      <w:r w:rsidR="00947330">
        <w:rPr>
          <w:rFonts w:ascii="Calibri" w:hAnsi="Calibri"/>
          <w:sz w:val="24"/>
          <w:szCs w:val="24"/>
        </w:rPr>
        <w:t>'</w:t>
      </w:r>
      <w:r w:rsidRPr="00947330">
        <w:rPr>
          <w:rFonts w:ascii="Calibri" w:hAnsi="Calibri"/>
          <w:b/>
          <w:sz w:val="24"/>
          <w:szCs w:val="24"/>
        </w:rPr>
        <w:t>R Installation Directory</w:t>
      </w:r>
      <w:r w:rsidR="00947330" w:rsidRPr="00947330">
        <w:rPr>
          <w:rFonts w:ascii="Calibri" w:hAnsi="Calibri"/>
          <w:b/>
          <w:sz w:val="24"/>
          <w:szCs w:val="24"/>
        </w:rPr>
        <w:t>'</w:t>
      </w:r>
      <w:r>
        <w:rPr>
          <w:rFonts w:ascii="Calibri" w:hAnsi="Calibri"/>
          <w:sz w:val="24"/>
          <w:szCs w:val="24"/>
        </w:rPr>
        <w:t xml:space="preserve">.  Navigate to the location of the R Statistical Software.  </w:t>
      </w:r>
      <w:r w:rsidR="00CF47EE">
        <w:rPr>
          <w:rFonts w:ascii="Calibri" w:hAnsi="Calibri"/>
          <w:sz w:val="24"/>
          <w:szCs w:val="24"/>
        </w:rPr>
        <w:t xml:space="preserve">Select the directory and click </w:t>
      </w:r>
      <w:r w:rsidR="00CF47EE" w:rsidRPr="00947330">
        <w:rPr>
          <w:rFonts w:ascii="Calibri" w:hAnsi="Calibri"/>
          <w:b/>
          <w:sz w:val="24"/>
          <w:szCs w:val="24"/>
        </w:rPr>
        <w:t>'OK</w:t>
      </w:r>
      <w:r w:rsidR="00CF47EE">
        <w:rPr>
          <w:rFonts w:ascii="Calibri" w:hAnsi="Calibri"/>
          <w:sz w:val="24"/>
          <w:szCs w:val="24"/>
        </w:rPr>
        <w:t>.'</w:t>
      </w:r>
    </w:p>
    <w:p w14:paraId="4EF4F9AE" w14:textId="7077FBEB" w:rsidR="00883406" w:rsidRDefault="00883406" w:rsidP="00250F88">
      <w:pPr>
        <w:pStyle w:val="BodyText"/>
        <w:spacing w:after="120"/>
        <w:ind w:left="180" w:right="639"/>
        <w:rPr>
          <w:rFonts w:ascii="Calibri" w:hAnsi="Calibri"/>
          <w:sz w:val="24"/>
          <w:szCs w:val="24"/>
        </w:rPr>
      </w:pPr>
      <w:r>
        <w:rPr>
          <w:rFonts w:ascii="Calibri" w:hAnsi="Calibri"/>
          <w:noProof/>
          <w:sz w:val="24"/>
          <w:szCs w:val="24"/>
        </w:rPr>
        <w:lastRenderedPageBreak/>
        <w:drawing>
          <wp:inline distT="0" distB="0" distL="0" distR="0" wp14:anchorId="46084AA0" wp14:editId="7094057A">
            <wp:extent cx="3073558" cy="2902099"/>
            <wp:effectExtent l="0" t="0" r="0" b="0"/>
            <wp:docPr id="125" name="Picture 1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3073558" cy="2902099"/>
                    </a:xfrm>
                    <a:prstGeom prst="rect">
                      <a:avLst/>
                    </a:prstGeom>
                  </pic:spPr>
                </pic:pic>
              </a:graphicData>
            </a:graphic>
          </wp:inline>
        </w:drawing>
      </w:r>
    </w:p>
    <w:p w14:paraId="18399D96" w14:textId="67942827" w:rsidR="00CF6A82" w:rsidRDefault="00CF6A82" w:rsidP="00865D8F">
      <w:pPr>
        <w:pStyle w:val="BodyText"/>
        <w:spacing w:after="120"/>
        <w:ind w:left="180" w:right="639"/>
        <w:rPr>
          <w:rFonts w:ascii="Calibri" w:hAnsi="Calibri"/>
          <w:sz w:val="24"/>
          <w:szCs w:val="24"/>
        </w:rPr>
      </w:pPr>
    </w:p>
    <w:p w14:paraId="755F3BAF" w14:textId="1EE33512" w:rsidR="00CF47EE" w:rsidRDefault="00A6703E" w:rsidP="00CF6A82">
      <w:pPr>
        <w:pStyle w:val="BodyText"/>
        <w:spacing w:after="120"/>
        <w:ind w:left="180" w:right="639"/>
        <w:jc w:val="center"/>
        <w:rPr>
          <w:rFonts w:ascii="Calibri" w:hAnsi="Calibri"/>
          <w:sz w:val="24"/>
          <w:szCs w:val="24"/>
        </w:rPr>
      </w:pPr>
      <w:r>
        <w:rPr>
          <w:rFonts w:ascii="Calibri" w:hAnsi="Calibri"/>
          <w:noProof/>
          <w:sz w:val="24"/>
          <w:szCs w:val="24"/>
        </w:rPr>
        <mc:AlternateContent>
          <mc:Choice Requires="wps">
            <w:drawing>
              <wp:inline distT="0" distB="0" distL="0" distR="0" wp14:anchorId="73C1CD13" wp14:editId="1AC41DD3">
                <wp:extent cx="5615940" cy="475615"/>
                <wp:effectExtent l="5080" t="5080" r="8255" b="5080"/>
                <wp:docPr id="33" name="Text Box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475615"/>
                        </a:xfrm>
                        <a:prstGeom prst="rect">
                          <a:avLst/>
                        </a:prstGeom>
                        <a:solidFill>
                          <a:schemeClr val="tx1">
                            <a:lumMod val="65000"/>
                            <a:lumOff val="35000"/>
                          </a:schemeClr>
                        </a:solidFill>
                        <a:ln w="9525">
                          <a:solidFill>
                            <a:srgbClr val="000000"/>
                          </a:solidFill>
                          <a:miter lim="800000"/>
                          <a:headEnd/>
                          <a:tailEnd/>
                        </a:ln>
                      </wps:spPr>
                      <wps:txbx>
                        <w:txbxContent>
                          <w:p w14:paraId="2FF43F22" w14:textId="77777777" w:rsidR="00386FF9" w:rsidRPr="00626798" w:rsidRDefault="00386FF9" w:rsidP="00CF47EE">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FIPEX checks for the bin/rterm.exe program.  In subsequent versions of R, rterm is not located in the same bin/ directory.    </w:t>
                            </w:r>
                          </w:p>
                          <w:p w14:paraId="4826D231" w14:textId="77777777" w:rsidR="00386FF9" w:rsidRPr="000A743B" w:rsidRDefault="00386FF9" w:rsidP="00CF47EE">
                            <w:pPr>
                              <w:ind w:right="639"/>
                            </w:pPr>
                          </w:p>
                        </w:txbxContent>
                      </wps:txbx>
                      <wps:bodyPr rot="0" vert="horz" wrap="square" lIns="91440" tIns="45720" rIns="91440" bIns="45720" anchor="t" anchorCtr="0" upright="1">
                        <a:noAutofit/>
                      </wps:bodyPr>
                    </wps:wsp>
                  </a:graphicData>
                </a:graphic>
              </wp:inline>
            </w:drawing>
          </mc:Choice>
          <mc:Fallback>
            <w:pict>
              <v:shape w14:anchorId="73C1CD13" id="Text Box 452" o:spid="_x0000_s1062" type="#_x0000_t202" style="width:442.2pt;height:3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" fillcolor="#5a5a5a [2109]">
                <v:textbox>
                  <w:txbxContent>
                    <w:p w14:paraId="2FF43F22" w14:textId="77777777" w:rsidR="00386FF9" w:rsidRPr="00626798" w:rsidRDefault="00386FF9" w:rsidP="00CF47EE">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FIPEX checks for the bin/rterm.exe program.  In subsequent versions of R, </w:t>
                      </w:r>
                      <w:proofErr w:type="spellStart"/>
                      <w:r>
                        <w:rPr>
                          <w:rFonts w:asciiTheme="minorHAnsi" w:hAnsiTheme="minorHAnsi" w:cstheme="minorHAnsi"/>
                          <w:color w:val="FFFFFF" w:themeColor="background1"/>
                          <w:sz w:val="22"/>
                          <w:szCs w:val="22"/>
                        </w:rPr>
                        <w:t>rterm</w:t>
                      </w:r>
                      <w:proofErr w:type="spellEnd"/>
                      <w:r>
                        <w:rPr>
                          <w:rFonts w:asciiTheme="minorHAnsi" w:hAnsiTheme="minorHAnsi" w:cstheme="minorHAnsi"/>
                          <w:color w:val="FFFFFF" w:themeColor="background1"/>
                          <w:sz w:val="22"/>
                          <w:szCs w:val="22"/>
                        </w:rPr>
                        <w:t xml:space="preserve"> is not located in the same bin/ directory.    </w:t>
                      </w:r>
                    </w:p>
                    <w:p w14:paraId="4826D231" w14:textId="77777777" w:rsidR="00386FF9" w:rsidRPr="000A743B" w:rsidRDefault="00386FF9" w:rsidP="00CF47EE">
                      <w:pPr>
                        <w:ind w:right="639"/>
                      </w:pPr>
                    </w:p>
                  </w:txbxContent>
                </v:textbox>
                <w10:anchorlock/>
              </v:shape>
            </w:pict>
          </mc:Fallback>
        </mc:AlternateContent>
      </w:r>
    </w:p>
    <w:p w14:paraId="6181B19E" w14:textId="77777777" w:rsidR="00CD7BC0" w:rsidRDefault="00CF47EE" w:rsidP="00CF6A82">
      <w:pPr>
        <w:pStyle w:val="BodyText"/>
        <w:spacing w:after="120"/>
        <w:ind w:left="180" w:right="639"/>
        <w:rPr>
          <w:rFonts w:ascii="Calibri" w:hAnsi="Calibri"/>
          <w:sz w:val="24"/>
          <w:szCs w:val="24"/>
        </w:rPr>
      </w:pPr>
      <w:r>
        <w:rPr>
          <w:rFonts w:ascii="Calibri" w:hAnsi="Calibri"/>
          <w:sz w:val="24"/>
          <w:szCs w:val="24"/>
        </w:rPr>
        <w:t xml:space="preserve">6. Click the </w:t>
      </w:r>
      <w:r w:rsidR="00947330">
        <w:rPr>
          <w:rFonts w:ascii="Calibri" w:hAnsi="Calibri"/>
          <w:sz w:val="24"/>
          <w:szCs w:val="24"/>
        </w:rPr>
        <w:t>'</w:t>
      </w:r>
      <w:r w:rsidRPr="00947330">
        <w:rPr>
          <w:rFonts w:ascii="Calibri" w:hAnsi="Calibri"/>
          <w:b/>
          <w:sz w:val="24"/>
          <w:szCs w:val="24"/>
        </w:rPr>
        <w:t>DCI Model Dir</w:t>
      </w:r>
      <w:r w:rsidR="00947330">
        <w:rPr>
          <w:rFonts w:ascii="Calibri" w:hAnsi="Calibri"/>
          <w:b/>
          <w:sz w:val="24"/>
          <w:szCs w:val="24"/>
        </w:rPr>
        <w:t>'</w:t>
      </w:r>
      <w:r>
        <w:rPr>
          <w:rFonts w:ascii="Calibri" w:hAnsi="Calibri"/>
          <w:sz w:val="24"/>
          <w:szCs w:val="24"/>
        </w:rPr>
        <w:t xml:space="preserve"> button.  Navigate to and select the directory provided with the FIPEX add-in. The name will be similar to: </w:t>
      </w:r>
      <w:r w:rsidRPr="00CF47EE">
        <w:rPr>
          <w:rFonts w:ascii="Calibri" w:hAnsi="Calibri"/>
          <w:i/>
          <w:sz w:val="24"/>
          <w:szCs w:val="24"/>
        </w:rPr>
        <w:t>DCI Model Files Mar 14</w:t>
      </w:r>
      <w:r>
        <w:rPr>
          <w:rFonts w:ascii="Calibri" w:hAnsi="Calibri"/>
          <w:sz w:val="24"/>
          <w:szCs w:val="24"/>
        </w:rPr>
        <w:t xml:space="preserve">.  </w:t>
      </w:r>
      <w:r w:rsidR="00CD7BC0" w:rsidRPr="00CD7BC0">
        <w:rPr>
          <w:rFonts w:ascii="Calibri" w:hAnsi="Calibri"/>
          <w:b/>
          <w:sz w:val="24"/>
          <w:szCs w:val="24"/>
        </w:rPr>
        <w:t>You must have read / write permissions to this directory.</w:t>
      </w:r>
      <w:r w:rsidR="00CD7BC0">
        <w:rPr>
          <w:rFonts w:ascii="Calibri" w:hAnsi="Calibri"/>
          <w:sz w:val="24"/>
          <w:szCs w:val="24"/>
        </w:rPr>
        <w:t xml:space="preserve">  </w:t>
      </w:r>
    </w:p>
    <w:p w14:paraId="4787DCC7" w14:textId="2765B70F" w:rsidR="00CD7BC0" w:rsidRDefault="00A6703E" w:rsidP="00CF6A82">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35A55AE2" wp14:editId="26A51D67">
                <wp:extent cx="5615940" cy="841375"/>
                <wp:effectExtent l="5080" t="10795" r="8255" b="5080"/>
                <wp:docPr id="255" name="Text Box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841375"/>
                        </a:xfrm>
                        <a:prstGeom prst="rect">
                          <a:avLst/>
                        </a:prstGeom>
                        <a:solidFill>
                          <a:schemeClr val="tx1">
                            <a:lumMod val="65000"/>
                            <a:lumOff val="35000"/>
                          </a:schemeClr>
                        </a:solidFill>
                        <a:ln w="9525">
                          <a:solidFill>
                            <a:srgbClr val="000000"/>
                          </a:solidFill>
                          <a:miter lim="800000"/>
                          <a:headEnd/>
                          <a:tailEnd/>
                        </a:ln>
                      </wps:spPr>
                      <wps:txbx>
                        <w:txbxContent>
                          <w:p w14:paraId="714591B8" w14:textId="77777777" w:rsidR="00386FF9" w:rsidRPr="00626798" w:rsidRDefault="00386FF9" w:rsidP="00CD7BC0">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FIPEX will attempt to read / write a temporary file to this directory upon declaring the directory in the Advanced Options.  This process will usually detect whether you have read / write access.    Usually a safe directory to place the DCI Model Files directory is the My Documents folder.  </w:t>
                            </w:r>
                          </w:p>
                          <w:p w14:paraId="14F42573" w14:textId="77777777" w:rsidR="00386FF9" w:rsidRPr="000A743B" w:rsidRDefault="00386FF9" w:rsidP="00CD7BC0">
                            <w:pPr>
                              <w:ind w:right="639"/>
                            </w:pPr>
                          </w:p>
                        </w:txbxContent>
                      </wps:txbx>
                      <wps:bodyPr rot="0" vert="horz" wrap="square" lIns="91440" tIns="45720" rIns="91440" bIns="45720" anchor="t" anchorCtr="0" upright="1">
                        <a:noAutofit/>
                      </wps:bodyPr>
                    </wps:wsp>
                  </a:graphicData>
                </a:graphic>
              </wp:inline>
            </w:drawing>
          </mc:Choice>
          <mc:Fallback>
            <w:pict>
              <v:shape w14:anchorId="35A55AE2" id="Text Box 451" o:spid="_x0000_s1063" type="#_x0000_t202" style="width:442.2pt;height:6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" fillcolor="#5a5a5a [2109]">
                <v:textbox>
                  <w:txbxContent>
                    <w:p w14:paraId="714591B8" w14:textId="77777777" w:rsidR="00386FF9" w:rsidRPr="00626798" w:rsidRDefault="00386FF9" w:rsidP="00CD7BC0">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FIPEX will attempt to read / write a temporary file to this directory upon declaring the directory in the Advanced Options.  This process will usually detect whether you have read / write access.    Usually a safe directory to place the DCI Model Files directory is the My Documents folder.  </w:t>
                      </w:r>
                    </w:p>
                    <w:p w14:paraId="14F42573" w14:textId="77777777" w:rsidR="00386FF9" w:rsidRPr="000A743B" w:rsidRDefault="00386FF9" w:rsidP="00CD7BC0">
                      <w:pPr>
                        <w:ind w:right="639"/>
                      </w:pPr>
                    </w:p>
                  </w:txbxContent>
                </v:textbox>
                <w10:anchorlock/>
              </v:shape>
            </w:pict>
          </mc:Fallback>
        </mc:AlternateContent>
      </w:r>
    </w:p>
    <w:p w14:paraId="422DAB17" w14:textId="77777777" w:rsidR="00CF6A82" w:rsidRDefault="00CD7BC0" w:rsidP="00CF6A82">
      <w:pPr>
        <w:pStyle w:val="BodyText"/>
        <w:spacing w:after="120"/>
        <w:ind w:left="180" w:right="639"/>
        <w:rPr>
          <w:rFonts w:ascii="Calibri" w:hAnsi="Calibri"/>
          <w:sz w:val="24"/>
          <w:szCs w:val="24"/>
        </w:rPr>
      </w:pPr>
      <w:r>
        <w:rPr>
          <w:rFonts w:ascii="Calibri" w:hAnsi="Calibri"/>
          <w:sz w:val="24"/>
          <w:szCs w:val="24"/>
        </w:rPr>
        <w:t xml:space="preserve">Make sure that the final setup looks similar to this:  </w:t>
      </w:r>
    </w:p>
    <w:p w14:paraId="6D09614D" w14:textId="74A4EFA2" w:rsidR="00947330" w:rsidRDefault="00947330" w:rsidP="00CF6A82">
      <w:pPr>
        <w:pStyle w:val="BodyText"/>
        <w:spacing w:after="120"/>
        <w:ind w:left="180" w:right="639"/>
        <w:rPr>
          <w:rFonts w:ascii="Calibri" w:hAnsi="Calibri"/>
          <w:sz w:val="24"/>
          <w:szCs w:val="24"/>
        </w:rPr>
      </w:pPr>
    </w:p>
    <w:p w14:paraId="1BE6BFE9" w14:textId="77777777" w:rsidR="00947330" w:rsidRDefault="00947330" w:rsidP="00631335">
      <w:pPr>
        <w:pStyle w:val="BodyText"/>
        <w:spacing w:after="120"/>
        <w:ind w:left="180" w:right="639"/>
        <w:rPr>
          <w:rFonts w:ascii="Calibri" w:hAnsi="Calibri"/>
          <w:sz w:val="24"/>
          <w:szCs w:val="24"/>
        </w:rPr>
      </w:pPr>
      <w:r>
        <w:rPr>
          <w:rFonts w:ascii="Calibri" w:hAnsi="Calibri"/>
          <w:sz w:val="24"/>
          <w:szCs w:val="24"/>
        </w:rPr>
        <w:t>7. Click '</w:t>
      </w:r>
      <w:r w:rsidRPr="00947330">
        <w:rPr>
          <w:rFonts w:ascii="Calibri" w:hAnsi="Calibri"/>
          <w:b/>
          <w:sz w:val="24"/>
          <w:szCs w:val="24"/>
        </w:rPr>
        <w:t>Save Settings'</w:t>
      </w:r>
      <w:r>
        <w:rPr>
          <w:rFonts w:ascii="Calibri" w:hAnsi="Calibri"/>
          <w:sz w:val="24"/>
          <w:szCs w:val="24"/>
        </w:rPr>
        <w:t>.</w:t>
      </w:r>
    </w:p>
    <w:p w14:paraId="7E5D07B6" w14:textId="77777777" w:rsidR="00947330" w:rsidRDefault="00947330" w:rsidP="00631335">
      <w:pPr>
        <w:pStyle w:val="BodyText"/>
        <w:spacing w:after="120"/>
        <w:ind w:left="180" w:right="639"/>
        <w:rPr>
          <w:rFonts w:ascii="Calibri" w:hAnsi="Calibri"/>
          <w:sz w:val="24"/>
          <w:szCs w:val="24"/>
        </w:rPr>
      </w:pPr>
      <w:r>
        <w:rPr>
          <w:rFonts w:ascii="Calibri" w:hAnsi="Calibri"/>
          <w:sz w:val="24"/>
          <w:szCs w:val="24"/>
        </w:rPr>
        <w:t xml:space="preserve">8. Review the network.  You should be using the demo MXD provided with FIPEX.  There should be barrier markers on each of the network barriers.  A green flag should be on the sink of the network.  </w:t>
      </w:r>
    </w:p>
    <w:p w14:paraId="51FDC88D" w14:textId="761DA4EA" w:rsidR="00873107" w:rsidRDefault="00873107" w:rsidP="00631335">
      <w:pPr>
        <w:pStyle w:val="BodyText"/>
        <w:spacing w:after="120"/>
        <w:ind w:left="180" w:right="639"/>
        <w:rPr>
          <w:rFonts w:ascii="Calibri" w:hAnsi="Calibri"/>
          <w:sz w:val="24"/>
          <w:szCs w:val="24"/>
        </w:rPr>
      </w:pPr>
      <w:r>
        <w:rPr>
          <w:rFonts w:ascii="Calibri" w:hAnsi="Calibri"/>
          <w:sz w:val="24"/>
          <w:szCs w:val="24"/>
        </w:rPr>
        <w:t xml:space="preserve">9. Click the Advanced Analysis button. </w:t>
      </w:r>
      <w:r>
        <w:rPr>
          <w:rFonts w:ascii="Calibri" w:hAnsi="Calibri"/>
          <w:noProof/>
          <w:sz w:val="24"/>
          <w:szCs w:val="24"/>
          <w:lang w:val="en-CA"/>
        </w:rPr>
        <w:drawing>
          <wp:inline distT="0" distB="0" distL="0" distR="0" wp14:anchorId="1F9A6000" wp14:editId="00619068">
            <wp:extent cx="171450" cy="200025"/>
            <wp:effectExtent l="19050" t="0" r="0" b="0"/>
            <wp:docPr id="47" name="Picture 46" descr="advancedanaly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1.JPG"/>
                    <pic:cNvPicPr/>
                  </pic:nvPicPr>
                  <pic:blipFill>
                    <a:blip r:embed="rId73"/>
                    <a:stretch>
                      <a:fillRect/>
                    </a:stretch>
                  </pic:blipFill>
                  <pic:spPr>
                    <a:xfrm>
                      <a:off x="0" y="0"/>
                      <a:ext cx="171450" cy="200025"/>
                    </a:xfrm>
                    <a:prstGeom prst="rect">
                      <a:avLst/>
                    </a:prstGeom>
                  </pic:spPr>
                </pic:pic>
              </a:graphicData>
            </a:graphic>
          </wp:inline>
        </w:drawing>
      </w:r>
      <w:r>
        <w:rPr>
          <w:rFonts w:ascii="Calibri" w:hAnsi="Calibri"/>
          <w:sz w:val="24"/>
          <w:szCs w:val="24"/>
        </w:rPr>
        <w:t xml:space="preserve">Notice the FIPEX Options appears again.  This is provided to double-check settings.  Click the </w:t>
      </w:r>
      <w:r w:rsidRPr="00873107">
        <w:rPr>
          <w:rFonts w:ascii="Calibri" w:hAnsi="Calibri"/>
          <w:b/>
          <w:sz w:val="24"/>
          <w:szCs w:val="24"/>
        </w:rPr>
        <w:t>'Run'</w:t>
      </w:r>
      <w:r>
        <w:rPr>
          <w:rFonts w:ascii="Calibri" w:hAnsi="Calibri"/>
          <w:sz w:val="24"/>
          <w:szCs w:val="24"/>
        </w:rPr>
        <w:t xml:space="preserve"> button.  </w:t>
      </w:r>
    </w:p>
    <w:p w14:paraId="6A4C98EB" w14:textId="4F4C9721" w:rsidR="00C43430" w:rsidRDefault="00C43430" w:rsidP="00631335">
      <w:pPr>
        <w:pStyle w:val="BodyText"/>
        <w:spacing w:after="120"/>
        <w:ind w:left="180" w:right="639"/>
        <w:rPr>
          <w:rFonts w:ascii="Calibri" w:hAnsi="Calibri"/>
          <w:sz w:val="24"/>
          <w:szCs w:val="24"/>
        </w:rPr>
      </w:pPr>
      <w:r>
        <w:rPr>
          <w:rFonts w:ascii="Calibri" w:hAnsi="Calibri"/>
          <w:noProof/>
          <w:sz w:val="24"/>
          <w:szCs w:val="24"/>
        </w:rPr>
        <w:lastRenderedPageBreak/>
        <w:drawing>
          <wp:inline distT="0" distB="0" distL="0" distR="0" wp14:anchorId="1FB43419" wp14:editId="6FEC1773">
            <wp:extent cx="4332605" cy="39624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32605" cy="3962400"/>
                    </a:xfrm>
                    <a:prstGeom prst="rect">
                      <a:avLst/>
                    </a:prstGeom>
                    <a:noFill/>
                    <a:ln>
                      <a:noFill/>
                    </a:ln>
                  </pic:spPr>
                </pic:pic>
              </a:graphicData>
            </a:graphic>
          </wp:inline>
        </w:drawing>
      </w:r>
    </w:p>
    <w:p w14:paraId="1003B7BF" w14:textId="77777777" w:rsidR="00BF1B50" w:rsidRDefault="00947330"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9EDA64C" wp14:editId="6D117425">
            <wp:extent cx="2128989" cy="2695575"/>
            <wp:effectExtent l="19050" t="0" r="4611" b="0"/>
            <wp:docPr id="46" name="Picture 45" descr="the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network.JPG"/>
                    <pic:cNvPicPr/>
                  </pic:nvPicPr>
                  <pic:blipFill>
                    <a:blip r:embed="rId119"/>
                    <a:stretch>
                      <a:fillRect/>
                    </a:stretch>
                  </pic:blipFill>
                  <pic:spPr>
                    <a:xfrm>
                      <a:off x="0" y="0"/>
                      <a:ext cx="2128989" cy="2695575"/>
                    </a:xfrm>
                    <a:prstGeom prst="rect">
                      <a:avLst/>
                    </a:prstGeom>
                  </pic:spPr>
                </pic:pic>
              </a:graphicData>
            </a:graphic>
          </wp:inline>
        </w:drawing>
      </w:r>
    </w:p>
    <w:p w14:paraId="79ACCACA" w14:textId="77777777" w:rsidR="00384E48" w:rsidRDefault="00384E48" w:rsidP="00384E48">
      <w:pPr>
        <w:pStyle w:val="BodyText"/>
        <w:spacing w:after="120"/>
        <w:ind w:left="180" w:right="639"/>
        <w:rPr>
          <w:rFonts w:ascii="Calibri" w:hAnsi="Calibri"/>
          <w:sz w:val="24"/>
          <w:szCs w:val="24"/>
        </w:rPr>
      </w:pPr>
      <w:r>
        <w:rPr>
          <w:rFonts w:ascii="Calibri" w:hAnsi="Calibri"/>
          <w:sz w:val="24"/>
          <w:szCs w:val="24"/>
        </w:rPr>
        <w:t xml:space="preserve">10. Results returned should look similar to: </w:t>
      </w:r>
    </w:p>
    <w:p w14:paraId="74EC8E42" w14:textId="2B3CD3B4" w:rsidR="00384E48" w:rsidRDefault="00883406" w:rsidP="00384E48">
      <w:pPr>
        <w:pStyle w:val="BodyText"/>
        <w:spacing w:after="120"/>
        <w:ind w:left="180" w:right="639"/>
        <w:rPr>
          <w:rFonts w:ascii="Calibri" w:hAnsi="Calibri"/>
          <w:b/>
          <w:sz w:val="24"/>
          <w:szCs w:val="24"/>
        </w:rPr>
      </w:pPr>
      <w:r>
        <w:rPr>
          <w:rFonts w:ascii="Calibri" w:hAnsi="Calibri"/>
          <w:noProof/>
          <w:sz w:val="24"/>
          <w:szCs w:val="24"/>
        </w:rPr>
        <w:lastRenderedPageBreak/>
        <w:drawing>
          <wp:inline distT="0" distB="0" distL="0" distR="0" wp14:anchorId="2DEF39D4" wp14:editId="1ADD030E">
            <wp:extent cx="5957570" cy="2978785"/>
            <wp:effectExtent l="0" t="0" r="5080" b="0"/>
            <wp:docPr id="126" name="Picture 1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A screenshot of a computer&#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957570" cy="2978785"/>
                    </a:xfrm>
                    <a:prstGeom prst="rect">
                      <a:avLst/>
                    </a:prstGeom>
                  </pic:spPr>
                </pic:pic>
              </a:graphicData>
            </a:graphic>
          </wp:inline>
        </w:drawing>
      </w:r>
    </w:p>
    <w:p w14:paraId="321A62F4" w14:textId="77777777" w:rsidR="00384E48" w:rsidRDefault="00384E48" w:rsidP="00384E48">
      <w:pPr>
        <w:pStyle w:val="BodyText"/>
        <w:spacing w:after="120"/>
        <w:ind w:left="180" w:right="639"/>
        <w:rPr>
          <w:rFonts w:ascii="Calibri" w:hAnsi="Calibri"/>
          <w:b/>
          <w:sz w:val="24"/>
          <w:szCs w:val="24"/>
        </w:rPr>
      </w:pPr>
    </w:p>
    <w:p w14:paraId="3952F08D" w14:textId="77777777" w:rsidR="00384E48" w:rsidRDefault="00384E48" w:rsidP="00384E48">
      <w:pPr>
        <w:pStyle w:val="BodyText"/>
        <w:spacing w:after="120"/>
        <w:ind w:left="180" w:right="639"/>
        <w:rPr>
          <w:rFonts w:ascii="Calibri" w:hAnsi="Calibri"/>
          <w:sz w:val="24"/>
          <w:szCs w:val="24"/>
        </w:rPr>
      </w:pPr>
      <w:r w:rsidRPr="00384E48">
        <w:rPr>
          <w:rFonts w:ascii="Calibri" w:hAnsi="Calibri"/>
          <w:sz w:val="24"/>
          <w:szCs w:val="24"/>
        </w:rPr>
        <w:t xml:space="preserve">Notice the DCIp and DCId are reported only in the row associated with the sink / flag.  This is because these metrics are associated with the entire river system.  The DCI Sectional is reported for each barrier (and the sink).  The 'Section' referred to is the immediately upstream section of river from the barrier to the next barrier(s) in the network.  </w:t>
      </w:r>
      <w:r>
        <w:rPr>
          <w:rFonts w:ascii="Calibri" w:hAnsi="Calibri"/>
          <w:sz w:val="24"/>
          <w:szCs w:val="24"/>
        </w:rPr>
        <w:t xml:space="preserve">The DCI Sectional is also given for the segment immediately upstream from the sink / flag which will always match the DCId (somewhat redundant).  </w:t>
      </w:r>
    </w:p>
    <w:p w14:paraId="3DE316C2" w14:textId="77777777" w:rsidR="00384E48" w:rsidRDefault="00384E48" w:rsidP="00384E48">
      <w:pPr>
        <w:pStyle w:val="BodyText"/>
        <w:spacing w:after="120"/>
        <w:ind w:left="180" w:right="639"/>
        <w:rPr>
          <w:rFonts w:ascii="Calibri" w:hAnsi="Calibri"/>
          <w:sz w:val="24"/>
          <w:szCs w:val="24"/>
        </w:rPr>
      </w:pPr>
      <w:r>
        <w:rPr>
          <w:rFonts w:ascii="Calibri" w:hAnsi="Calibri"/>
          <w:sz w:val="24"/>
          <w:szCs w:val="24"/>
        </w:rPr>
        <w:t xml:space="preserve">There is an extra table created and visible now in the Table of Contents.  This is titled 'DCI',  prefixed with the characters you chose in the FIPEX Options and suffixed with a random five character code.  This table contains exactly what was sent to the R Model to calculate DCI.  </w:t>
      </w:r>
    </w:p>
    <w:p w14:paraId="4BECD988" w14:textId="77777777" w:rsidR="00384E48" w:rsidRDefault="00384E48" w:rsidP="00384E48">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35CA8AA" wp14:editId="04BF59A7">
            <wp:extent cx="5791200" cy="1257300"/>
            <wp:effectExtent l="19050" t="0" r="0" b="0"/>
            <wp:docPr id="48" name="Picture 47" descr="dci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itable.JPG"/>
                    <pic:cNvPicPr/>
                  </pic:nvPicPr>
                  <pic:blipFill>
                    <a:blip r:embed="rId120"/>
                    <a:srcRect r="1138" b="4348"/>
                    <a:stretch>
                      <a:fillRect/>
                    </a:stretch>
                  </pic:blipFill>
                  <pic:spPr>
                    <a:xfrm>
                      <a:off x="0" y="0"/>
                      <a:ext cx="5791200" cy="1257300"/>
                    </a:xfrm>
                    <a:prstGeom prst="rect">
                      <a:avLst/>
                    </a:prstGeom>
                  </pic:spPr>
                </pic:pic>
              </a:graphicData>
            </a:graphic>
          </wp:inline>
        </w:drawing>
      </w:r>
    </w:p>
    <w:p w14:paraId="58621411" w14:textId="77777777" w:rsidR="00384E48" w:rsidRPr="00384E48" w:rsidRDefault="00384E48" w:rsidP="00384E48">
      <w:pPr>
        <w:pStyle w:val="BodyText"/>
        <w:spacing w:after="120"/>
        <w:ind w:left="180" w:right="639"/>
        <w:rPr>
          <w:rFonts w:ascii="Calibri" w:hAnsi="Calibri"/>
          <w:sz w:val="24"/>
          <w:szCs w:val="24"/>
        </w:rPr>
      </w:pPr>
      <w:r>
        <w:rPr>
          <w:rFonts w:ascii="Calibri" w:hAnsi="Calibri"/>
          <w:sz w:val="24"/>
          <w:szCs w:val="24"/>
        </w:rPr>
        <w:t>This completes the walkthrough</w:t>
      </w:r>
    </w:p>
    <w:p w14:paraId="45A8ABF7" w14:textId="77777777" w:rsidR="00E34C41" w:rsidRDefault="00E34C41" w:rsidP="00631335">
      <w:pPr>
        <w:pStyle w:val="BodyText"/>
        <w:spacing w:after="120"/>
        <w:ind w:left="180" w:right="639"/>
        <w:rPr>
          <w:rFonts w:ascii="Calibri" w:hAnsi="Calibri"/>
          <w:sz w:val="24"/>
          <w:szCs w:val="24"/>
        </w:rPr>
      </w:pPr>
    </w:p>
    <w:p w14:paraId="72D9E9C2" w14:textId="77777777" w:rsidR="00E34C41" w:rsidRDefault="00E34C41" w:rsidP="00631335">
      <w:pPr>
        <w:pStyle w:val="BodyText"/>
        <w:spacing w:after="120"/>
        <w:ind w:left="180" w:right="639"/>
        <w:rPr>
          <w:rFonts w:ascii="Calibri" w:hAnsi="Calibri"/>
          <w:sz w:val="24"/>
          <w:szCs w:val="24"/>
        </w:rPr>
      </w:pPr>
    </w:p>
    <w:p w14:paraId="2CE9BF2C" w14:textId="77777777" w:rsidR="00BC71A3" w:rsidRDefault="00BC71A3" w:rsidP="00BC71A3">
      <w:pPr>
        <w:pStyle w:val="Heading1"/>
        <w:rPr>
          <w:lang w:val="en-CA"/>
        </w:rPr>
      </w:pPr>
      <w:bookmarkStart w:id="110" w:name="_10._Getting_Started"/>
      <w:bookmarkStart w:id="111" w:name="_Toc343038090"/>
      <w:bookmarkStart w:id="112" w:name="_Toc52020120"/>
      <w:bookmarkEnd w:id="110"/>
      <w:r>
        <w:rPr>
          <w:lang w:val="en-US"/>
        </w:rPr>
        <w:t>10.</w:t>
      </w:r>
      <w:r>
        <w:t xml:space="preserve"> </w:t>
      </w:r>
      <w:r w:rsidRPr="00A70226">
        <w:t xml:space="preserve">Getting Started -- </w:t>
      </w:r>
      <w:bookmarkEnd w:id="111"/>
      <w:r>
        <w:t>Network Building Tips</w:t>
      </w:r>
      <w:bookmarkEnd w:id="112"/>
    </w:p>
    <w:p w14:paraId="1E57D307"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2A47776E" w14:textId="77777777" w:rsidR="0004138A" w:rsidRPr="0004138A" w:rsidRDefault="0004138A" w:rsidP="0004138A">
      <w:pPr>
        <w:rPr>
          <w:lang w:eastAsia="ru-RU"/>
        </w:rPr>
      </w:pPr>
    </w:p>
    <w:p w14:paraId="12BD802B" w14:textId="77777777" w:rsidR="00BC71A3" w:rsidRDefault="00BC71A3" w:rsidP="00BC71A3">
      <w:pPr>
        <w:ind w:left="86" w:right="639"/>
        <w:rPr>
          <w:rFonts w:ascii="Calibri" w:hAnsi="Calibri"/>
          <w:lang w:val="en-US"/>
        </w:rPr>
      </w:pPr>
      <w:bookmarkStart w:id="113" w:name="Installation_3480890897102843__378842386"/>
      <w:bookmarkEnd w:id="113"/>
    </w:p>
    <w:p w14:paraId="0AEAB6DC" w14:textId="77777777" w:rsidR="00BC71A3" w:rsidRPr="000A743B" w:rsidRDefault="00BC71A3" w:rsidP="00BC71A3">
      <w:pPr>
        <w:ind w:right="639"/>
        <w:rPr>
          <w:rFonts w:ascii="Calibri" w:hAnsi="Calibri"/>
          <w:lang w:val="en-US"/>
        </w:rPr>
      </w:pPr>
      <w:r w:rsidRPr="000A743B">
        <w:rPr>
          <w:rFonts w:ascii="Calibri" w:hAnsi="Calibri"/>
          <w:lang w:val="en-US"/>
        </w:rPr>
        <w:t xml:space="preserve">Building geometric networks and conducting quality assurance can be time consuming.  Here are a few pointers and tips to help.  </w:t>
      </w:r>
    </w:p>
    <w:p w14:paraId="6975C31A" w14:textId="77777777" w:rsidR="00BC71A3" w:rsidRPr="000A743B" w:rsidRDefault="00BC71A3" w:rsidP="00BC71A3">
      <w:pPr>
        <w:ind w:left="86" w:right="639"/>
        <w:rPr>
          <w:rFonts w:ascii="Calibri" w:hAnsi="Calibri"/>
          <w:lang w:val="en-US"/>
        </w:rPr>
      </w:pPr>
    </w:p>
    <w:p w14:paraId="65CAAA97" w14:textId="77777777" w:rsidR="00BC71A3" w:rsidRDefault="00BC71A3" w:rsidP="00BC71A3">
      <w:pPr>
        <w:pStyle w:val="Heading2"/>
        <w:rPr>
          <w:lang w:val="en-US"/>
        </w:rPr>
      </w:pPr>
      <w:bookmarkStart w:id="114" w:name="_Toc52020121"/>
      <w:r>
        <w:rPr>
          <w:lang w:val="en-US"/>
        </w:rPr>
        <w:t>Use a 'File Geodatabase'</w:t>
      </w:r>
      <w:bookmarkEnd w:id="114"/>
    </w:p>
    <w:p w14:paraId="2AFF3D25" w14:textId="77777777" w:rsidR="00BC71A3" w:rsidRDefault="0083153E" w:rsidP="00BC71A3">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1CD98990" w14:textId="77777777" w:rsidR="0083153E" w:rsidRPr="000B3F84" w:rsidRDefault="0083153E" w:rsidP="00BC71A3">
      <w:pPr>
        <w:rPr>
          <w:rFonts w:asciiTheme="minorHAnsi" w:hAnsiTheme="minorHAnsi" w:cstheme="minorHAnsi"/>
          <w:lang w:val="en-US" w:eastAsia="ru-RU"/>
        </w:rPr>
      </w:pPr>
    </w:p>
    <w:p w14:paraId="607F19F9" w14:textId="77777777" w:rsidR="00BC71A3" w:rsidRPr="000B3F84" w:rsidRDefault="00BC71A3" w:rsidP="00BC71A3">
      <w:pPr>
        <w:rPr>
          <w:rFonts w:asciiTheme="minorHAnsi" w:hAnsiTheme="minorHAnsi" w:cstheme="minorHAnsi"/>
          <w:lang w:val="en-US" w:eastAsia="ru-RU"/>
        </w:rPr>
      </w:pPr>
      <w:r w:rsidRPr="000B3F84">
        <w:rPr>
          <w:rFonts w:asciiTheme="minorHAnsi" w:hAnsiTheme="minorHAnsi" w:cstheme="minorHAnsi"/>
          <w:lang w:val="en-US" w:eastAsia="ru-RU"/>
        </w:rPr>
        <w:t xml:space="preserve">With FIPEX, a File Geodatabase as opposed to a Personal Geodatabase is more extensively tested.  Choosing a File Geodatabase to store and work with data is recommended.  </w:t>
      </w:r>
    </w:p>
    <w:p w14:paraId="49B60029" w14:textId="77777777" w:rsidR="00BC71A3" w:rsidRDefault="00BC71A3" w:rsidP="00BC71A3">
      <w:pPr>
        <w:pStyle w:val="Heading2"/>
      </w:pPr>
      <w:r>
        <w:t xml:space="preserve"> </w:t>
      </w:r>
      <w:bookmarkStart w:id="115" w:name="_Toc52020123"/>
      <w:r>
        <w:t xml:space="preserve">Use a </w:t>
      </w:r>
      <w:r>
        <w:rPr>
          <w:lang w:val="en-US"/>
        </w:rPr>
        <w:t>Temporary</w:t>
      </w:r>
      <w:r>
        <w:t xml:space="preserve"> </w:t>
      </w:r>
      <w:r>
        <w:rPr>
          <w:lang w:val="en-US"/>
        </w:rPr>
        <w:t>N</w:t>
      </w:r>
      <w:r>
        <w:t xml:space="preserve">etwork to </w:t>
      </w:r>
      <w:r>
        <w:rPr>
          <w:lang w:val="en-US"/>
        </w:rPr>
        <w:t>H</w:t>
      </w:r>
      <w:r>
        <w:t xml:space="preserve">elp 'Clean' the </w:t>
      </w:r>
      <w:r>
        <w:rPr>
          <w:lang w:val="en-US"/>
        </w:rPr>
        <w:t>D</w:t>
      </w:r>
      <w:r>
        <w:t>ataset</w:t>
      </w:r>
      <w:bookmarkEnd w:id="115"/>
    </w:p>
    <w:p w14:paraId="66310447"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017DFA67" w14:textId="77777777" w:rsidR="0083153E" w:rsidRDefault="0083153E" w:rsidP="00BC71A3">
      <w:pPr>
        <w:ind w:left="86" w:right="639"/>
        <w:rPr>
          <w:rFonts w:ascii="Calibri" w:hAnsi="Calibri"/>
          <w:b/>
          <w:lang w:val="en-US"/>
        </w:rPr>
      </w:pPr>
    </w:p>
    <w:p w14:paraId="58FBF664"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Creating a geometric network with points and lines as they are (imperfect) will be useful because the tools provided with the Utility Network Analyst Toolbar provide means to troubleshoot the network.  After troubleshooting and editing, the network can be deleted and rebuilt (if need be).  </w:t>
      </w:r>
    </w:p>
    <w:p w14:paraId="55284447" w14:textId="77777777" w:rsidR="00BC71A3" w:rsidRPr="005F096B" w:rsidRDefault="00BC71A3" w:rsidP="00BC71A3">
      <w:pPr>
        <w:ind w:left="86" w:right="639"/>
        <w:rPr>
          <w:rFonts w:ascii="Calibri" w:hAnsi="Calibri"/>
          <w:lang w:val="en-US"/>
        </w:rPr>
      </w:pPr>
    </w:p>
    <w:p w14:paraId="04D036F5"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Specific tools provided with the Utility Network Analyst Toolbar that can be used to help troubleshoot a network are: </w:t>
      </w:r>
    </w:p>
    <w:p w14:paraId="42D8FC57" w14:textId="77777777" w:rsidR="00BC71A3" w:rsidRPr="005F096B" w:rsidRDefault="00BC71A3" w:rsidP="00B964A2">
      <w:pPr>
        <w:pStyle w:val="ListParagraph"/>
        <w:numPr>
          <w:ilvl w:val="0"/>
          <w:numId w:val="11"/>
        </w:numPr>
        <w:ind w:right="639"/>
        <w:rPr>
          <w:rFonts w:ascii="Calibri" w:hAnsi="Calibri"/>
          <w:b/>
          <w:lang w:val="en-US"/>
        </w:rPr>
      </w:pPr>
      <w:r w:rsidRPr="005F096B">
        <w:rPr>
          <w:rFonts w:ascii="Calibri" w:hAnsi="Calibri"/>
          <w:b/>
          <w:lang w:val="en-US"/>
        </w:rPr>
        <w:t xml:space="preserve">Find Connected </w:t>
      </w:r>
    </w:p>
    <w:p w14:paraId="19557D4F" w14:textId="77777777" w:rsidR="00BC71A3" w:rsidRPr="005F096B" w:rsidRDefault="00BC71A3" w:rsidP="00B964A2">
      <w:pPr>
        <w:pStyle w:val="ListParagraph"/>
        <w:numPr>
          <w:ilvl w:val="0"/>
          <w:numId w:val="11"/>
        </w:numPr>
        <w:ind w:right="639"/>
        <w:rPr>
          <w:rFonts w:ascii="Calibri" w:hAnsi="Calibri"/>
          <w:b/>
          <w:lang w:val="en-US"/>
        </w:rPr>
      </w:pPr>
      <w:r w:rsidRPr="005F096B">
        <w:rPr>
          <w:rFonts w:ascii="Calibri" w:hAnsi="Calibri"/>
          <w:b/>
          <w:lang w:val="en-US"/>
        </w:rPr>
        <w:t>Find Disconnected</w:t>
      </w:r>
    </w:p>
    <w:p w14:paraId="7FB50228" w14:textId="77777777" w:rsidR="00BC71A3" w:rsidRPr="005F096B" w:rsidRDefault="00BC71A3" w:rsidP="00B964A2">
      <w:pPr>
        <w:pStyle w:val="ListParagraph"/>
        <w:numPr>
          <w:ilvl w:val="0"/>
          <w:numId w:val="11"/>
        </w:numPr>
        <w:ind w:right="639"/>
        <w:rPr>
          <w:rFonts w:ascii="Calibri" w:hAnsi="Calibri"/>
          <w:b/>
          <w:lang w:val="en-US"/>
        </w:rPr>
      </w:pPr>
      <w:r w:rsidRPr="005F096B">
        <w:rPr>
          <w:rFonts w:ascii="Calibri" w:hAnsi="Calibri"/>
          <w:b/>
          <w:lang w:val="en-US"/>
        </w:rPr>
        <w:t>Find Loops</w:t>
      </w:r>
    </w:p>
    <w:p w14:paraId="5E20BD27" w14:textId="77777777" w:rsidR="00BC71A3" w:rsidRDefault="00BC71A3" w:rsidP="00BC71A3">
      <w:pPr>
        <w:ind w:left="86" w:right="639"/>
        <w:rPr>
          <w:rFonts w:ascii="Calibri" w:hAnsi="Calibri"/>
          <w:b/>
          <w:lang w:val="en-US"/>
        </w:rPr>
      </w:pPr>
    </w:p>
    <w:p w14:paraId="29056E7D" w14:textId="77777777" w:rsidR="00BC71A3" w:rsidRDefault="00BC71A3" w:rsidP="00BC71A3">
      <w:pPr>
        <w:ind w:left="86" w:right="639"/>
        <w:rPr>
          <w:rFonts w:ascii="Calibri" w:hAnsi="Calibri"/>
          <w:lang w:val="en-US"/>
        </w:rPr>
      </w:pPr>
      <w:r w:rsidRPr="005F096B">
        <w:rPr>
          <w:rFonts w:ascii="Calibri" w:hAnsi="Calibri"/>
          <w:lang w:val="en-US"/>
        </w:rPr>
        <w:t>By setting the Analysis Options on the Utility Network Analyst Toolbar to return results as a selection, using Find Disconnected can be useful in identifying which barriers are not currently participating in the network.  A useful process is combining this functionality with the 'Bulk Snap Points to Barriers' command provided with FIPEX.  The general process is:</w:t>
      </w:r>
    </w:p>
    <w:p w14:paraId="506C8BC6" w14:textId="77777777" w:rsidR="00BC71A3" w:rsidRPr="005F096B" w:rsidRDefault="00BC71A3" w:rsidP="00BC71A3">
      <w:pPr>
        <w:ind w:left="86" w:right="639"/>
        <w:rPr>
          <w:rFonts w:ascii="Calibri" w:hAnsi="Calibri"/>
          <w:lang w:val="en-US"/>
        </w:rPr>
      </w:pPr>
    </w:p>
    <w:p w14:paraId="6F3B0704"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1. Start an edit session by right-clicking the barrier features you wish to snap in the Table of Contents. </w:t>
      </w:r>
      <w:r w:rsidRPr="001F6B02">
        <w:rPr>
          <w:rFonts w:ascii="Calibri" w:hAnsi="Calibri"/>
          <w:b/>
          <w:lang w:val="en-US"/>
        </w:rPr>
        <w:t>'Edit Features'</w:t>
      </w:r>
      <w:r w:rsidRPr="005F096B">
        <w:rPr>
          <w:rFonts w:ascii="Calibri" w:hAnsi="Calibri"/>
          <w:lang w:val="en-US"/>
        </w:rPr>
        <w:t xml:space="preserve"> -&gt; </w:t>
      </w:r>
      <w:r w:rsidRPr="001F6B02">
        <w:rPr>
          <w:rFonts w:ascii="Calibri" w:hAnsi="Calibri"/>
          <w:b/>
          <w:lang w:val="en-US"/>
        </w:rPr>
        <w:t>'Start Editing'</w:t>
      </w:r>
    </w:p>
    <w:p w14:paraId="4689075C" w14:textId="77777777" w:rsidR="00BC71A3" w:rsidRPr="005F096B" w:rsidRDefault="00BC71A3" w:rsidP="00BC71A3">
      <w:pPr>
        <w:ind w:left="86" w:right="639"/>
        <w:rPr>
          <w:rFonts w:ascii="Calibri" w:hAnsi="Calibri"/>
          <w:lang w:val="en-US"/>
        </w:rPr>
      </w:pPr>
      <w:r>
        <w:rPr>
          <w:rFonts w:ascii="Calibri" w:hAnsi="Calibri"/>
          <w:lang w:val="en-US"/>
        </w:rPr>
        <w:t>2</w:t>
      </w:r>
      <w:r w:rsidRPr="005F096B">
        <w:rPr>
          <w:rFonts w:ascii="Calibri" w:hAnsi="Calibri"/>
          <w:lang w:val="en-US"/>
        </w:rPr>
        <w:t xml:space="preserve">. Set a junction or edge flag using the </w:t>
      </w:r>
      <w:r w:rsidRPr="001F6B02">
        <w:rPr>
          <w:rFonts w:ascii="Calibri" w:hAnsi="Calibri"/>
          <w:b/>
          <w:lang w:val="en-US"/>
        </w:rPr>
        <w:t>Utility Network Analyst</w:t>
      </w:r>
      <w:r w:rsidRPr="005F096B">
        <w:rPr>
          <w:rFonts w:ascii="Calibri" w:hAnsi="Calibri"/>
          <w:lang w:val="en-US"/>
        </w:rPr>
        <w:t xml:space="preserve"> tools</w:t>
      </w:r>
    </w:p>
    <w:p w14:paraId="11EC2546" w14:textId="77777777" w:rsidR="00BC71A3" w:rsidRPr="005F096B" w:rsidRDefault="00BC71A3" w:rsidP="00BC71A3">
      <w:pPr>
        <w:ind w:left="86" w:right="639"/>
        <w:rPr>
          <w:rFonts w:ascii="Calibri" w:hAnsi="Calibri"/>
          <w:lang w:val="en-US"/>
        </w:rPr>
      </w:pPr>
      <w:r>
        <w:rPr>
          <w:rFonts w:ascii="Calibri" w:hAnsi="Calibri"/>
          <w:lang w:val="en-US"/>
        </w:rPr>
        <w:t>3</w:t>
      </w:r>
      <w:r w:rsidRPr="005F096B">
        <w:rPr>
          <w:rFonts w:ascii="Calibri" w:hAnsi="Calibri"/>
          <w:lang w:val="en-US"/>
        </w:rPr>
        <w:t>. Set the Analysis Options (</w:t>
      </w:r>
      <w:r w:rsidRPr="001F6B02">
        <w:rPr>
          <w:rFonts w:ascii="Calibri" w:hAnsi="Calibri"/>
          <w:b/>
          <w:lang w:val="en-US"/>
        </w:rPr>
        <w:t>'Analysis'</w:t>
      </w:r>
      <w:r w:rsidRPr="005F096B">
        <w:rPr>
          <w:rFonts w:ascii="Calibri" w:hAnsi="Calibri"/>
          <w:lang w:val="en-US"/>
        </w:rPr>
        <w:t>-&gt;</w:t>
      </w:r>
      <w:r w:rsidRPr="001F6B02">
        <w:rPr>
          <w:rFonts w:ascii="Calibri" w:hAnsi="Calibri"/>
          <w:b/>
          <w:lang w:val="en-US"/>
        </w:rPr>
        <w:t>'Options'</w:t>
      </w:r>
      <w:r w:rsidRPr="005F096B">
        <w:rPr>
          <w:rFonts w:ascii="Calibri" w:hAnsi="Calibri"/>
          <w:lang w:val="en-US"/>
        </w:rPr>
        <w:t xml:space="preserve">) to trace on all features and trace indeterminate flow: </w:t>
      </w:r>
      <w:r w:rsidRPr="001F6B02">
        <w:rPr>
          <w:rFonts w:ascii="Calibri" w:hAnsi="Calibri"/>
          <w:b/>
          <w:lang w:val="en-US"/>
        </w:rPr>
        <w:t>General Tab</w:t>
      </w:r>
      <w:r w:rsidRPr="005F096B">
        <w:rPr>
          <w:rFonts w:ascii="Calibri" w:hAnsi="Calibri"/>
          <w:lang w:val="en-US"/>
        </w:rPr>
        <w:t xml:space="preserve">, check </w:t>
      </w:r>
      <w:r w:rsidRPr="001F6B02">
        <w:rPr>
          <w:rFonts w:ascii="Calibri" w:hAnsi="Calibri"/>
          <w:b/>
          <w:lang w:val="en-US"/>
        </w:rPr>
        <w:t>'Directed trace tasks include edges with indeterminate and uninitialized flow'</w:t>
      </w:r>
      <w:r w:rsidRPr="005F096B">
        <w:rPr>
          <w:rFonts w:ascii="Calibri" w:hAnsi="Calibri"/>
          <w:lang w:val="en-US"/>
        </w:rPr>
        <w:t xml:space="preserve">. </w:t>
      </w:r>
    </w:p>
    <w:p w14:paraId="2B5EA188" w14:textId="77777777" w:rsidR="00BC71A3" w:rsidRPr="005F096B" w:rsidRDefault="00BC71A3" w:rsidP="00BC71A3">
      <w:pPr>
        <w:ind w:left="86" w:right="639"/>
        <w:rPr>
          <w:rFonts w:ascii="Calibri" w:hAnsi="Calibri"/>
          <w:lang w:val="en-US"/>
        </w:rPr>
      </w:pPr>
      <w:r>
        <w:rPr>
          <w:rFonts w:ascii="Calibri" w:hAnsi="Calibri"/>
          <w:lang w:val="en-US"/>
        </w:rPr>
        <w:t>4</w:t>
      </w:r>
      <w:r w:rsidRPr="005F096B">
        <w:rPr>
          <w:rFonts w:ascii="Calibri" w:hAnsi="Calibri"/>
          <w:lang w:val="en-US"/>
        </w:rPr>
        <w:t xml:space="preserve">. Set the results to return a selection: </w:t>
      </w:r>
      <w:r w:rsidRPr="001F6B02">
        <w:rPr>
          <w:rFonts w:ascii="Calibri" w:hAnsi="Calibri"/>
          <w:b/>
          <w:lang w:val="en-US"/>
        </w:rPr>
        <w:t>Results Tab</w:t>
      </w:r>
      <w:r w:rsidRPr="005F096B">
        <w:rPr>
          <w:rFonts w:ascii="Calibri" w:hAnsi="Calibri"/>
          <w:lang w:val="en-US"/>
        </w:rPr>
        <w:t xml:space="preserve">, </w:t>
      </w:r>
      <w:r w:rsidRPr="001F6B02">
        <w:rPr>
          <w:rFonts w:ascii="Calibri" w:hAnsi="Calibri"/>
          <w:b/>
          <w:lang w:val="en-US"/>
        </w:rPr>
        <w:t>'Selection'</w:t>
      </w:r>
      <w:r w:rsidRPr="005F096B">
        <w:rPr>
          <w:rFonts w:ascii="Calibri" w:hAnsi="Calibri"/>
          <w:lang w:val="en-US"/>
        </w:rPr>
        <w:t xml:space="preserve"> radio button.  </w:t>
      </w:r>
    </w:p>
    <w:p w14:paraId="6867B399" w14:textId="77777777" w:rsidR="00BC71A3" w:rsidRDefault="00BC71A3" w:rsidP="00865D8F">
      <w:pPr>
        <w:ind w:left="86" w:right="639"/>
        <w:rPr>
          <w:rFonts w:ascii="Calibri" w:hAnsi="Calibri"/>
          <w:b/>
          <w:lang w:val="en-US"/>
        </w:rPr>
      </w:pPr>
      <w:r>
        <w:rPr>
          <w:rFonts w:ascii="Calibri" w:hAnsi="Calibri"/>
          <w:b/>
          <w:noProof/>
        </w:rPr>
        <w:lastRenderedPageBreak/>
        <w:drawing>
          <wp:inline distT="0" distB="0" distL="0" distR="0" wp14:anchorId="356373F4" wp14:editId="43642EB5">
            <wp:extent cx="3438525" cy="4162425"/>
            <wp:effectExtent l="19050" t="0" r="9525" b="0"/>
            <wp:docPr id="54" name="Picture 77" descr="UNA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AOptions.JPG"/>
                    <pic:cNvPicPr/>
                  </pic:nvPicPr>
                  <pic:blipFill>
                    <a:blip r:embed="rId121"/>
                    <a:stretch>
                      <a:fillRect/>
                    </a:stretch>
                  </pic:blipFill>
                  <pic:spPr>
                    <a:xfrm>
                      <a:off x="0" y="0"/>
                      <a:ext cx="3438525" cy="4162425"/>
                    </a:xfrm>
                    <a:prstGeom prst="rect">
                      <a:avLst/>
                    </a:prstGeom>
                  </pic:spPr>
                </pic:pic>
              </a:graphicData>
            </a:graphic>
          </wp:inline>
        </w:drawing>
      </w:r>
    </w:p>
    <w:p w14:paraId="6D61E293" w14:textId="77777777" w:rsidR="00BC71A3" w:rsidRDefault="00BC71A3" w:rsidP="00BC71A3">
      <w:pPr>
        <w:ind w:left="86" w:right="639"/>
        <w:rPr>
          <w:rFonts w:ascii="Calibri" w:hAnsi="Calibri"/>
          <w:b/>
          <w:lang w:val="en-US"/>
        </w:rPr>
      </w:pPr>
    </w:p>
    <w:p w14:paraId="5F3E141E"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4. In the </w:t>
      </w:r>
      <w:r w:rsidRPr="001F6B02">
        <w:rPr>
          <w:rFonts w:ascii="Calibri" w:hAnsi="Calibri"/>
          <w:b/>
          <w:lang w:val="en-US"/>
        </w:rPr>
        <w:t>'List by Selection</w:t>
      </w:r>
      <w:r w:rsidRPr="005F096B">
        <w:rPr>
          <w:rFonts w:ascii="Calibri" w:hAnsi="Calibri"/>
          <w:lang w:val="en-US"/>
        </w:rPr>
        <w:t xml:space="preserve">' tab of ArcMap's </w:t>
      </w:r>
      <w:r w:rsidRPr="001F6B02">
        <w:rPr>
          <w:rFonts w:ascii="Calibri" w:hAnsi="Calibri"/>
          <w:b/>
          <w:lang w:val="en-US"/>
        </w:rPr>
        <w:t>Table of Contents</w:t>
      </w:r>
      <w:r w:rsidRPr="005F096B">
        <w:rPr>
          <w:rFonts w:ascii="Calibri" w:hAnsi="Calibri"/>
          <w:lang w:val="en-US"/>
        </w:rPr>
        <w:t xml:space="preserve">, right click your barrier(s) layer and click </w:t>
      </w:r>
      <w:r w:rsidRPr="001F6B02">
        <w:rPr>
          <w:rFonts w:ascii="Calibri" w:hAnsi="Calibri"/>
          <w:b/>
          <w:lang w:val="en-US"/>
        </w:rPr>
        <w:t>'Make This the Only Selectable Layer'</w:t>
      </w:r>
      <w:r w:rsidRPr="005F096B">
        <w:rPr>
          <w:rFonts w:ascii="Calibri" w:hAnsi="Calibri"/>
          <w:lang w:val="en-US"/>
        </w:rPr>
        <w:t xml:space="preserve">.  </w:t>
      </w:r>
    </w:p>
    <w:p w14:paraId="6B96A055"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5. Select a Trace Task in the dropdown of the </w:t>
      </w:r>
      <w:r w:rsidRPr="001F6B02">
        <w:rPr>
          <w:rFonts w:ascii="Calibri" w:hAnsi="Calibri"/>
          <w:b/>
          <w:lang w:val="en-US"/>
        </w:rPr>
        <w:t>Utility Network Analyst Toolbar</w:t>
      </w:r>
      <w:r w:rsidRPr="005F096B">
        <w:rPr>
          <w:rFonts w:ascii="Calibri" w:hAnsi="Calibri"/>
          <w:lang w:val="en-US"/>
        </w:rPr>
        <w:t xml:space="preserve">.  </w:t>
      </w:r>
    </w:p>
    <w:p w14:paraId="0C91CA21"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6. Click the </w:t>
      </w:r>
      <w:r w:rsidRPr="001F6B02">
        <w:rPr>
          <w:rFonts w:ascii="Calibri" w:hAnsi="Calibri"/>
          <w:b/>
          <w:lang w:val="en-US"/>
        </w:rPr>
        <w:t>'Solve'</w:t>
      </w:r>
      <w:r w:rsidRPr="005F096B">
        <w:rPr>
          <w:rFonts w:ascii="Calibri" w:hAnsi="Calibri"/>
          <w:lang w:val="en-US"/>
        </w:rPr>
        <w:t xml:space="preserve"> button.  Only disconnected barrier features should be returned.  </w:t>
      </w:r>
    </w:p>
    <w:p w14:paraId="5004012B" w14:textId="77777777" w:rsidR="00BC71A3" w:rsidRPr="005F096B" w:rsidRDefault="00BC71A3" w:rsidP="00BC71A3">
      <w:pPr>
        <w:ind w:left="86" w:right="639"/>
        <w:rPr>
          <w:rFonts w:ascii="Calibri" w:hAnsi="Calibri"/>
          <w:lang w:val="en-US"/>
        </w:rPr>
      </w:pPr>
      <w:r w:rsidRPr="005F096B">
        <w:rPr>
          <w:rFonts w:ascii="Calibri" w:hAnsi="Calibri"/>
          <w:lang w:val="en-US"/>
        </w:rPr>
        <w:t>7. Click the</w:t>
      </w:r>
      <w:r>
        <w:rPr>
          <w:rFonts w:ascii="Calibri" w:hAnsi="Calibri"/>
          <w:lang w:val="en-US"/>
        </w:rPr>
        <w:t xml:space="preserve"> </w:t>
      </w:r>
      <w:r w:rsidRPr="001F6B02">
        <w:rPr>
          <w:rFonts w:ascii="Calibri" w:hAnsi="Calibri"/>
          <w:b/>
          <w:lang w:val="en-US"/>
        </w:rPr>
        <w:t>'Bulk Snap Points to Barriers'</w:t>
      </w:r>
      <w:r w:rsidRPr="005F096B">
        <w:rPr>
          <w:rFonts w:ascii="Calibri" w:hAnsi="Calibri"/>
          <w:lang w:val="en-US"/>
        </w:rPr>
        <w:t xml:space="preserve"> button (be sure to follow instructions from earlier on setting Snap Tolerances).  The barriers should snap to lines.  </w:t>
      </w:r>
    </w:p>
    <w:p w14:paraId="44ADBCC4" w14:textId="77777777" w:rsidR="00BC71A3" w:rsidRPr="005F096B" w:rsidRDefault="00BC71A3" w:rsidP="00BC71A3">
      <w:pPr>
        <w:ind w:left="86" w:right="639"/>
        <w:rPr>
          <w:rFonts w:ascii="Calibri" w:hAnsi="Calibri"/>
          <w:lang w:val="en-US"/>
        </w:rPr>
      </w:pPr>
    </w:p>
    <w:p w14:paraId="582F857E" w14:textId="735A646F" w:rsidR="00BC71A3" w:rsidRPr="005F096B" w:rsidRDefault="00A6703E" w:rsidP="00BC71A3">
      <w:pPr>
        <w:ind w:left="86" w:right="639"/>
        <w:rPr>
          <w:rFonts w:ascii="Calibri" w:hAnsi="Calibri"/>
          <w:lang w:val="en-US"/>
        </w:rPr>
      </w:pPr>
      <w:r>
        <w:rPr>
          <w:rFonts w:ascii="Calibri" w:hAnsi="Calibri"/>
          <w:noProof/>
          <w:lang w:val="en-US"/>
        </w:rPr>
        <mc:AlternateContent>
          <mc:Choice Requires="wps">
            <w:drawing>
              <wp:inline distT="0" distB="0" distL="0" distR="0" wp14:anchorId="199EE77F" wp14:editId="2BFBBBA5">
                <wp:extent cx="5615940" cy="1123315"/>
                <wp:effectExtent l="12065" t="5080" r="10795" b="5080"/>
                <wp:docPr id="251" name="Text Box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123315"/>
                        </a:xfrm>
                        <a:prstGeom prst="rect">
                          <a:avLst/>
                        </a:prstGeom>
                        <a:solidFill>
                          <a:schemeClr val="tx1">
                            <a:lumMod val="65000"/>
                            <a:lumOff val="35000"/>
                          </a:schemeClr>
                        </a:solidFill>
                        <a:ln w="9525">
                          <a:solidFill>
                            <a:srgbClr val="000000"/>
                          </a:solidFill>
                          <a:miter lim="800000"/>
                          <a:headEnd/>
                          <a:tailEnd/>
                        </a:ln>
                      </wps:spPr>
                      <wps:txbx>
                        <w:txbxContent>
                          <w:p w14:paraId="4ADC1DBA" w14:textId="77777777" w:rsidR="00386FF9" w:rsidRDefault="00386FF9" w:rsidP="00865D8F">
                            <w:pPr>
                              <w:spacing w:after="120"/>
                              <w:ind w:right="641"/>
                              <w:rPr>
                                <w:rFonts w:ascii="Calibri" w:hAnsi="Calibri"/>
                                <w:b/>
                                <w:color w:val="FFFFFF" w:themeColor="background1"/>
                                <w:lang w:val="en-US"/>
                              </w:rPr>
                            </w:pPr>
                            <w:r w:rsidRPr="005F096B">
                              <w:rPr>
                                <w:rFonts w:ascii="Calibri" w:hAnsi="Calibri"/>
                                <w:b/>
                                <w:color w:val="FFFFFF" w:themeColor="background1"/>
                                <w:lang w:val="en-US"/>
                              </w:rPr>
                              <w:t>IMPORTANT: Use the 'Connect' button on the Geometric Network Editing Toolbar (built-in with ArcMap) to register your snapping changes with the geometric network.</w:t>
                            </w:r>
                          </w:p>
                          <w:p w14:paraId="796D47A7" w14:textId="77777777" w:rsidR="00386FF9" w:rsidRPr="005F096B" w:rsidRDefault="00386FF9" w:rsidP="00865D8F">
                            <w:pPr>
                              <w:ind w:right="639"/>
                              <w:rPr>
                                <w:color w:val="FFFFFF" w:themeColor="background1"/>
                              </w:rPr>
                            </w:pPr>
                            <w:r w:rsidRPr="0074232A">
                              <w:rPr>
                                <w:noProof/>
                                <w:color w:val="FFFFFF" w:themeColor="background1"/>
                              </w:rPr>
                              <w:drawing>
                                <wp:inline distT="0" distB="0" distL="0" distR="0" wp14:anchorId="5E75DD35" wp14:editId="6AB4154A">
                                  <wp:extent cx="1905000" cy="390525"/>
                                  <wp:effectExtent l="19050" t="0" r="0" b="0"/>
                                  <wp:docPr id="9" name="Picture 95" descr="geometricnetowrkeditor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owrkeditortoolbar.JPG"/>
                                          <pic:cNvPicPr/>
                                        </pic:nvPicPr>
                                        <pic:blipFill>
                                          <a:blip r:embed="rId122"/>
                                          <a:srcRect l="5727" t="12727" r="6167" b="12727"/>
                                          <a:stretch>
                                            <a:fillRect/>
                                          </a:stretch>
                                        </pic:blipFill>
                                        <pic:spPr>
                                          <a:xfrm>
                                            <a:off x="0" y="0"/>
                                            <a:ext cx="1905000" cy="39052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shape w14:anchorId="199EE77F" id="Text Box 447" o:spid="_x0000_s1067" type="#_x0000_t202" style="width:442.2pt;height:8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" fillcolor="#5a5a5a [2109]">
                <v:textbox>
                  <w:txbxContent>
                    <w:p w14:paraId="4ADC1DBA" w14:textId="77777777" w:rsidR="00386FF9" w:rsidRDefault="00386FF9" w:rsidP="00865D8F">
                      <w:pPr>
                        <w:spacing w:after="120"/>
                        <w:ind w:right="641"/>
                        <w:rPr>
                          <w:rFonts w:ascii="Calibri" w:hAnsi="Calibri"/>
                          <w:b/>
                          <w:color w:val="FFFFFF" w:themeColor="background1"/>
                          <w:lang w:val="en-US"/>
                        </w:rPr>
                      </w:pPr>
                      <w:r w:rsidRPr="005F096B">
                        <w:rPr>
                          <w:rFonts w:ascii="Calibri" w:hAnsi="Calibri"/>
                          <w:b/>
                          <w:color w:val="FFFFFF" w:themeColor="background1"/>
                          <w:lang w:val="en-US"/>
                        </w:rPr>
                        <w:t>IMPORTANT: Use the 'Connect' button on the Geometric Network Editing Toolbar (built-in with ArcMap) to register your snapping changes with the geometric network.</w:t>
                      </w:r>
                    </w:p>
                    <w:p w14:paraId="796D47A7" w14:textId="77777777" w:rsidR="00386FF9" w:rsidRPr="005F096B" w:rsidRDefault="00386FF9" w:rsidP="00865D8F">
                      <w:pPr>
                        <w:ind w:right="639"/>
                        <w:rPr>
                          <w:color w:val="FFFFFF" w:themeColor="background1"/>
                        </w:rPr>
                      </w:pPr>
                      <w:r w:rsidRPr="0074232A">
                        <w:rPr>
                          <w:noProof/>
                          <w:color w:val="FFFFFF" w:themeColor="background1"/>
                        </w:rPr>
                        <w:drawing>
                          <wp:inline distT="0" distB="0" distL="0" distR="0" wp14:anchorId="5E75DD35" wp14:editId="6AB4154A">
                            <wp:extent cx="1905000" cy="390525"/>
                            <wp:effectExtent l="19050" t="0" r="0" b="0"/>
                            <wp:docPr id="9" name="Picture 95" descr="geometricnetowrkeditor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owrkeditortoolbar.JPG"/>
                                    <pic:cNvPicPr/>
                                  </pic:nvPicPr>
                                  <pic:blipFill>
                                    <a:blip r:embed="rId127"/>
                                    <a:srcRect l="5727" t="12727" r="6167" b="12727"/>
                                    <a:stretch>
                                      <a:fillRect/>
                                    </a:stretch>
                                  </pic:blipFill>
                                  <pic:spPr>
                                    <a:xfrm>
                                      <a:off x="0" y="0"/>
                                      <a:ext cx="1905000" cy="390525"/>
                                    </a:xfrm>
                                    <a:prstGeom prst="rect">
                                      <a:avLst/>
                                    </a:prstGeom>
                                  </pic:spPr>
                                </pic:pic>
                              </a:graphicData>
                            </a:graphic>
                          </wp:inline>
                        </w:drawing>
                      </w:r>
                    </w:p>
                  </w:txbxContent>
                </v:textbox>
                <w10:anchorlock/>
              </v:shape>
            </w:pict>
          </mc:Fallback>
        </mc:AlternateContent>
      </w:r>
    </w:p>
    <w:p w14:paraId="322107E5" w14:textId="77777777" w:rsidR="00BC71A3" w:rsidRPr="005F096B" w:rsidRDefault="00BC71A3" w:rsidP="00BC71A3">
      <w:pPr>
        <w:ind w:left="86" w:right="639"/>
        <w:rPr>
          <w:rFonts w:ascii="Calibri" w:hAnsi="Calibri"/>
          <w:lang w:val="en-US"/>
        </w:rPr>
      </w:pPr>
    </w:p>
    <w:p w14:paraId="38389CDB"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8. (see above note) Click </w:t>
      </w:r>
      <w:r w:rsidRPr="001F6B02">
        <w:rPr>
          <w:rFonts w:ascii="Calibri" w:hAnsi="Calibri"/>
          <w:b/>
          <w:lang w:val="en-US"/>
        </w:rPr>
        <w:t>'Connect'</w:t>
      </w:r>
      <w:r w:rsidRPr="005F096B">
        <w:rPr>
          <w:rFonts w:ascii="Calibri" w:hAnsi="Calibri"/>
          <w:lang w:val="en-US"/>
        </w:rPr>
        <w:t xml:space="preserve"> on the </w:t>
      </w:r>
      <w:r w:rsidRPr="001F6B02">
        <w:rPr>
          <w:rFonts w:ascii="Calibri" w:hAnsi="Calibri"/>
          <w:b/>
          <w:lang w:val="en-US"/>
        </w:rPr>
        <w:t>Geometric Network Editing Toolbar</w:t>
      </w:r>
      <w:r w:rsidRPr="005F096B">
        <w:rPr>
          <w:rFonts w:ascii="Calibri" w:hAnsi="Calibri"/>
          <w:lang w:val="en-US"/>
        </w:rPr>
        <w:t xml:space="preserve">.  </w:t>
      </w:r>
    </w:p>
    <w:p w14:paraId="6EE64E07"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9. Save your edits.  </w:t>
      </w:r>
      <w:r w:rsidRPr="001F6B02">
        <w:rPr>
          <w:rFonts w:ascii="Calibri" w:hAnsi="Calibri"/>
          <w:b/>
          <w:lang w:val="en-US"/>
        </w:rPr>
        <w:t>'Editor'</w:t>
      </w:r>
      <w:r w:rsidRPr="005F096B">
        <w:rPr>
          <w:rFonts w:ascii="Calibri" w:hAnsi="Calibri"/>
          <w:lang w:val="en-US"/>
        </w:rPr>
        <w:t xml:space="preserve"> -&gt; </w:t>
      </w:r>
      <w:r w:rsidRPr="001F6B02">
        <w:rPr>
          <w:rFonts w:ascii="Calibri" w:hAnsi="Calibri"/>
          <w:b/>
          <w:lang w:val="en-US"/>
        </w:rPr>
        <w:t>'Save Edits'</w:t>
      </w:r>
      <w:r w:rsidRPr="005F096B">
        <w:rPr>
          <w:rFonts w:ascii="Calibri" w:hAnsi="Calibri"/>
          <w:lang w:val="en-US"/>
        </w:rPr>
        <w:t xml:space="preserve"> </w:t>
      </w:r>
    </w:p>
    <w:p w14:paraId="144C65E5"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10. Re-run trace results and see what barriers are still unconnected.  </w:t>
      </w:r>
    </w:p>
    <w:p w14:paraId="51EDC5B3" w14:textId="77777777" w:rsidR="00BC71A3" w:rsidRDefault="00BC71A3" w:rsidP="00BC71A3">
      <w:pPr>
        <w:ind w:left="86" w:right="639"/>
        <w:rPr>
          <w:rFonts w:ascii="Calibri" w:hAnsi="Calibri"/>
          <w:b/>
          <w:lang w:val="en-US"/>
        </w:rPr>
      </w:pPr>
    </w:p>
    <w:p w14:paraId="29C6571E" w14:textId="77777777" w:rsidR="00BC71A3" w:rsidRDefault="00BC71A3" w:rsidP="00BC71A3">
      <w:pPr>
        <w:pStyle w:val="Heading2"/>
      </w:pPr>
      <w:bookmarkStart w:id="116" w:name="_Toc52020124"/>
      <w:r>
        <w:lastRenderedPageBreak/>
        <w:t>Problem Lines or Points may Cause Other Features to be Disconnected</w:t>
      </w:r>
      <w:bookmarkEnd w:id="116"/>
      <w:r>
        <w:t xml:space="preserve"> </w:t>
      </w:r>
    </w:p>
    <w:p w14:paraId="3908F3BD"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277B6B55" w14:textId="77777777" w:rsidR="00BC71A3" w:rsidRDefault="00BC71A3" w:rsidP="00BC71A3">
      <w:pPr>
        <w:ind w:left="86" w:right="639"/>
        <w:rPr>
          <w:rFonts w:ascii="Calibri" w:hAnsi="Calibri"/>
          <w:b/>
          <w:lang w:val="en-US"/>
        </w:rPr>
      </w:pPr>
    </w:p>
    <w:p w14:paraId="44D17545" w14:textId="77777777" w:rsidR="00BC71A3" w:rsidRPr="00CC5CEC" w:rsidRDefault="00BC71A3" w:rsidP="00BC71A3">
      <w:pPr>
        <w:ind w:left="86" w:right="639"/>
        <w:rPr>
          <w:rFonts w:ascii="Calibri" w:hAnsi="Calibri"/>
          <w:lang w:val="en-US"/>
        </w:rPr>
      </w:pPr>
      <w:r w:rsidRPr="00CC5CEC">
        <w:rPr>
          <w:rFonts w:ascii="Calibri" w:hAnsi="Calibri"/>
          <w:lang w:val="en-US"/>
        </w:rPr>
        <w:t xml:space="preserve">If a </w:t>
      </w:r>
      <w:r w:rsidRPr="001F6B02">
        <w:rPr>
          <w:rFonts w:ascii="Calibri" w:hAnsi="Calibri"/>
          <w:b/>
          <w:lang w:val="en-US"/>
        </w:rPr>
        <w:t>'Find Disconnected'</w:t>
      </w:r>
      <w:r w:rsidRPr="00CC5CEC">
        <w:rPr>
          <w:rFonts w:ascii="Calibri" w:hAnsi="Calibri"/>
          <w:lang w:val="en-US"/>
        </w:rPr>
        <w:t xml:space="preserve"> trace reveals lines or points to be unexpectedly disconnected from the geometric network a select few of these lines or points may be causing the others to remain disconnected -- fixing these few may fix the others.  </w:t>
      </w:r>
    </w:p>
    <w:p w14:paraId="328CA64B" w14:textId="77777777" w:rsidR="00BC71A3" w:rsidRPr="00CC5CEC" w:rsidRDefault="00BC71A3" w:rsidP="00BC71A3">
      <w:pPr>
        <w:ind w:left="86" w:right="639"/>
        <w:rPr>
          <w:rFonts w:ascii="Calibri" w:hAnsi="Calibri"/>
          <w:lang w:val="en-US"/>
        </w:rPr>
      </w:pPr>
    </w:p>
    <w:p w14:paraId="58D456FF" w14:textId="77777777" w:rsidR="00BC71A3" w:rsidRPr="00CC5CEC" w:rsidRDefault="00BC71A3" w:rsidP="00BC71A3">
      <w:pPr>
        <w:ind w:left="86" w:right="639"/>
        <w:rPr>
          <w:rFonts w:ascii="Calibri" w:hAnsi="Calibri"/>
          <w:lang w:val="en-US"/>
        </w:rPr>
      </w:pPr>
      <w:r w:rsidRPr="00CC5CEC">
        <w:rPr>
          <w:rFonts w:ascii="Calibri" w:hAnsi="Calibri"/>
          <w:lang w:val="en-US"/>
        </w:rPr>
        <w:t xml:space="preserve">TIP: When first building and troubleshooting a network, simply selecting points and lines and clicking the 'connect' button on the Geometric Network Editing toolbar (with an edit session started) may fix some of these errors.  </w:t>
      </w:r>
    </w:p>
    <w:p w14:paraId="651A66FA" w14:textId="77777777" w:rsidR="00BC71A3" w:rsidRDefault="00BC71A3" w:rsidP="00BC71A3">
      <w:pPr>
        <w:ind w:left="86" w:right="639"/>
        <w:rPr>
          <w:rFonts w:ascii="Calibri" w:hAnsi="Calibri"/>
          <w:b/>
          <w:lang w:val="en-US"/>
        </w:rPr>
      </w:pPr>
    </w:p>
    <w:p w14:paraId="40ED65B4" w14:textId="77777777" w:rsidR="00BC71A3" w:rsidRDefault="00BC71A3" w:rsidP="00BC71A3">
      <w:pPr>
        <w:pStyle w:val="Heading2"/>
      </w:pPr>
      <w:bookmarkStart w:id="117" w:name="_Toc52020125"/>
      <w:r>
        <w:t>Check the table of Network Build Errors for Error Codes</w:t>
      </w:r>
      <w:bookmarkEnd w:id="117"/>
    </w:p>
    <w:p w14:paraId="6E637EE8"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7A088649" w14:textId="77777777" w:rsidR="00BC71A3" w:rsidRDefault="00BC71A3" w:rsidP="00BC71A3">
      <w:pPr>
        <w:ind w:left="86" w:right="639"/>
        <w:rPr>
          <w:rFonts w:ascii="Calibri" w:hAnsi="Calibri"/>
          <w:b/>
          <w:lang w:val="en-US"/>
        </w:rPr>
      </w:pPr>
    </w:p>
    <w:p w14:paraId="34149009" w14:textId="77777777" w:rsidR="00BC71A3" w:rsidRDefault="00BC71A3" w:rsidP="00BC71A3">
      <w:pPr>
        <w:ind w:left="86" w:right="639"/>
        <w:rPr>
          <w:rFonts w:ascii="Calibri" w:hAnsi="Calibri"/>
          <w:lang w:val="en-US"/>
        </w:rPr>
      </w:pPr>
      <w:r w:rsidRPr="00CC5CEC">
        <w:rPr>
          <w:rFonts w:ascii="Calibri" w:hAnsi="Calibri"/>
          <w:lang w:val="en-US"/>
        </w:rPr>
        <w:t xml:space="preserve">During network creation, a number of build errors may occur.  </w:t>
      </w:r>
      <w:r>
        <w:rPr>
          <w:rFonts w:ascii="Calibri" w:hAnsi="Calibri"/>
          <w:lang w:val="en-US"/>
        </w:rPr>
        <w:t>The Geometric Network Editing Toolbar can help identify the problem features.  In an edit session you can use the Network Build Errors command of this toolbar to highlight problem features.   For more information, see:</w:t>
      </w:r>
    </w:p>
    <w:p w14:paraId="13E68A4E" w14:textId="77777777" w:rsidR="00BC71A3" w:rsidRDefault="00BC71A3" w:rsidP="00BC71A3">
      <w:pPr>
        <w:ind w:left="86" w:right="639"/>
        <w:rPr>
          <w:rFonts w:ascii="Calibri" w:hAnsi="Calibri"/>
          <w:lang w:val="en-US"/>
        </w:rPr>
      </w:pPr>
      <w:r w:rsidRPr="00CC5CEC">
        <w:rPr>
          <w:rFonts w:ascii="Calibri" w:hAnsi="Calibri"/>
          <w:lang w:val="en-US"/>
        </w:rPr>
        <w:t>http://help.arcgis.com/en/arcgisdesktop/10.0/help/index.html#//002r0000000z000000</w:t>
      </w:r>
    </w:p>
    <w:p w14:paraId="0E548E6F" w14:textId="77777777" w:rsidR="00BC71A3" w:rsidRDefault="00BC71A3" w:rsidP="00BC71A3">
      <w:pPr>
        <w:ind w:left="86" w:right="639"/>
        <w:rPr>
          <w:rFonts w:ascii="Calibri" w:hAnsi="Calibri"/>
          <w:lang w:val="en-US"/>
        </w:rPr>
      </w:pPr>
    </w:p>
    <w:p w14:paraId="5CE8DF5C" w14:textId="77777777" w:rsidR="00BC71A3" w:rsidRPr="00CC5CEC" w:rsidRDefault="00BC71A3" w:rsidP="00BC71A3">
      <w:pPr>
        <w:ind w:left="86" w:right="639"/>
        <w:rPr>
          <w:rFonts w:asciiTheme="minorHAnsi" w:hAnsiTheme="minorHAnsi" w:cstheme="minorHAnsi"/>
          <w:lang w:val="en-US"/>
        </w:rPr>
      </w:pPr>
      <w:r w:rsidRPr="00CC5CEC">
        <w:rPr>
          <w:rFonts w:asciiTheme="minorHAnsi" w:hAnsiTheme="minorHAnsi" w:cstheme="minorHAnsi"/>
          <w:lang w:val="en-US"/>
        </w:rPr>
        <w:t>The build errors are also stored in a table</w:t>
      </w:r>
      <w:r w:rsidRPr="00CC5CEC">
        <w:rPr>
          <w:rFonts w:asciiTheme="minorHAnsi" w:hAnsiTheme="minorHAnsi" w:cstheme="minorHAnsi"/>
          <w:color w:val="000000"/>
          <w:shd w:val="clear" w:color="auto" w:fill="FFFFFF"/>
        </w:rPr>
        <w:t xml:space="preserve"> identified as the geometric network's name appended with _BUILDERR</w:t>
      </w:r>
      <w:r>
        <w:rPr>
          <w:rFonts w:asciiTheme="minorHAnsi" w:hAnsiTheme="minorHAnsi" w:cstheme="minorHAnsi"/>
          <w:lang w:val="en-US"/>
        </w:rPr>
        <w:t>.  The table is found in the root of the geodatbase.  A</w:t>
      </w:r>
      <w:r w:rsidRPr="00CC5CEC">
        <w:rPr>
          <w:rFonts w:asciiTheme="minorHAnsi" w:hAnsiTheme="minorHAnsi" w:cstheme="minorHAnsi"/>
          <w:lang w:val="en-US"/>
        </w:rPr>
        <w:t>s of D</w:t>
      </w:r>
      <w:r>
        <w:rPr>
          <w:rFonts w:asciiTheme="minorHAnsi" w:hAnsiTheme="minorHAnsi" w:cstheme="minorHAnsi"/>
          <w:lang w:val="en-US"/>
        </w:rPr>
        <w:t xml:space="preserve">ecember, 2012, the codes refer to: </w:t>
      </w:r>
    </w:p>
    <w:p w14:paraId="6CCDBE9C" w14:textId="77777777" w:rsidR="00BC71A3" w:rsidRDefault="00BC71A3" w:rsidP="00BC71A3">
      <w:pPr>
        <w:ind w:left="86" w:right="639"/>
        <w:rPr>
          <w:rFonts w:ascii="Calibri" w:hAnsi="Calibri"/>
          <w:b/>
          <w:lang w:val="en-US"/>
        </w:rPr>
      </w:pPr>
    </w:p>
    <w:p w14:paraId="2C165FFB" w14:textId="77777777" w:rsidR="00BC71A3" w:rsidRDefault="00BC71A3" w:rsidP="00BC71A3">
      <w:pPr>
        <w:ind w:left="86" w:right="639"/>
        <w:rPr>
          <w:rFonts w:ascii="Calibri" w:hAnsi="Calibri"/>
          <w:b/>
          <w:lang w:val="en-US"/>
        </w:rPr>
      </w:pPr>
      <w:r>
        <w:rPr>
          <w:rFonts w:ascii="Calibri" w:hAnsi="Calibri"/>
          <w:b/>
          <w:noProof/>
        </w:rPr>
        <w:drawing>
          <wp:inline distT="0" distB="0" distL="0" distR="0" wp14:anchorId="0023B381" wp14:editId="74AA1076">
            <wp:extent cx="5957570" cy="2299335"/>
            <wp:effectExtent l="19050" t="0" r="5080" b="0"/>
            <wp:docPr id="63" name="Picture 99" descr="error c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 codes.JPG"/>
                    <pic:cNvPicPr/>
                  </pic:nvPicPr>
                  <pic:blipFill>
                    <a:blip r:embed="rId128"/>
                    <a:stretch>
                      <a:fillRect/>
                    </a:stretch>
                  </pic:blipFill>
                  <pic:spPr>
                    <a:xfrm>
                      <a:off x="0" y="0"/>
                      <a:ext cx="5957570" cy="2299335"/>
                    </a:xfrm>
                    <a:prstGeom prst="rect">
                      <a:avLst/>
                    </a:prstGeom>
                  </pic:spPr>
                </pic:pic>
              </a:graphicData>
            </a:graphic>
          </wp:inline>
        </w:drawing>
      </w:r>
    </w:p>
    <w:p w14:paraId="716CFD04" w14:textId="77777777" w:rsidR="00BC71A3" w:rsidRPr="00CC5CEC" w:rsidRDefault="00BC71A3" w:rsidP="00BC71A3">
      <w:pPr>
        <w:ind w:left="86" w:right="639"/>
        <w:rPr>
          <w:rFonts w:ascii="Calibri" w:hAnsi="Calibri"/>
          <w:lang w:val="en-US"/>
        </w:rPr>
      </w:pPr>
    </w:p>
    <w:p w14:paraId="7D3384AD" w14:textId="77777777" w:rsidR="00BC71A3" w:rsidRPr="00CC5CEC" w:rsidRDefault="00BC71A3" w:rsidP="00BC71A3">
      <w:pPr>
        <w:ind w:left="86" w:right="639"/>
        <w:rPr>
          <w:rFonts w:ascii="Calibri" w:hAnsi="Calibri"/>
          <w:lang w:val="en-US"/>
        </w:rPr>
      </w:pPr>
      <w:r w:rsidRPr="00CC5CEC">
        <w:rPr>
          <w:rFonts w:ascii="Calibri" w:hAnsi="Calibri"/>
          <w:lang w:val="en-US"/>
        </w:rPr>
        <w:t>-- from http://help.arcgis.com/en/arcgisdesktop/10.0/help/index.html#//002r00000006000000</w:t>
      </w:r>
    </w:p>
    <w:p w14:paraId="3C75D55D" w14:textId="77777777" w:rsidR="00BC71A3" w:rsidRDefault="00BC71A3" w:rsidP="00BC71A3">
      <w:pPr>
        <w:ind w:left="86" w:right="639"/>
        <w:rPr>
          <w:rFonts w:ascii="Calibri" w:hAnsi="Calibri"/>
          <w:b/>
          <w:lang w:val="en-US"/>
        </w:rPr>
      </w:pPr>
    </w:p>
    <w:p w14:paraId="0F8715A6" w14:textId="77777777" w:rsidR="00BC71A3" w:rsidRDefault="00BC71A3" w:rsidP="00BC71A3">
      <w:pPr>
        <w:ind w:left="86" w:right="639"/>
        <w:rPr>
          <w:rFonts w:ascii="Calibri" w:hAnsi="Calibri"/>
          <w:b/>
          <w:lang w:val="en-US"/>
        </w:rPr>
      </w:pPr>
    </w:p>
    <w:p w14:paraId="4C563202" w14:textId="77777777" w:rsidR="00BC71A3" w:rsidRDefault="00BC71A3" w:rsidP="00BC71A3">
      <w:pPr>
        <w:pStyle w:val="Heading2"/>
      </w:pPr>
      <w:bookmarkStart w:id="118" w:name="_Toc52020126"/>
      <w:r>
        <w:lastRenderedPageBreak/>
        <w:t>Deal with 'Loops' or 'Braids' on a Case-by-Case Basis</w:t>
      </w:r>
      <w:bookmarkEnd w:id="118"/>
    </w:p>
    <w:p w14:paraId="21C9531E"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438657F3" w14:textId="77777777" w:rsidR="00BC71A3" w:rsidRDefault="00BC71A3" w:rsidP="00BC71A3">
      <w:pPr>
        <w:ind w:left="86" w:right="639"/>
        <w:rPr>
          <w:rFonts w:ascii="Calibri" w:hAnsi="Calibri"/>
          <w:b/>
          <w:lang w:val="en-US"/>
        </w:rPr>
      </w:pPr>
    </w:p>
    <w:p w14:paraId="13E8EC02" w14:textId="77777777" w:rsidR="00BC71A3" w:rsidRPr="0074232A" w:rsidRDefault="00BC71A3" w:rsidP="00BC71A3">
      <w:pPr>
        <w:ind w:left="86" w:right="639"/>
        <w:rPr>
          <w:rFonts w:ascii="Calibri" w:hAnsi="Calibri"/>
          <w:lang w:val="en-US"/>
        </w:rPr>
      </w:pPr>
      <w:r w:rsidRPr="0074232A">
        <w:rPr>
          <w:rFonts w:ascii="Calibri" w:hAnsi="Calibri"/>
          <w:lang w:val="en-US"/>
        </w:rPr>
        <w:t>The geometric network determines flow direction based on the 'tree' structure of a river network.  When that structure is broken</w:t>
      </w:r>
      <w:r>
        <w:rPr>
          <w:rFonts w:ascii="Calibri" w:hAnsi="Calibri"/>
          <w:lang w:val="en-US"/>
        </w:rPr>
        <w:t xml:space="preserve"> - </w:t>
      </w:r>
      <w:r w:rsidRPr="0074232A">
        <w:rPr>
          <w:rFonts w:ascii="Calibri" w:hAnsi="Calibri"/>
          <w:lang w:val="en-US"/>
        </w:rPr>
        <w:t>as is the case with segments of river that are braided</w:t>
      </w:r>
      <w:r>
        <w:rPr>
          <w:rFonts w:ascii="Calibri" w:hAnsi="Calibri"/>
          <w:lang w:val="en-US"/>
        </w:rPr>
        <w:t xml:space="preserve"> or in a river delta -</w:t>
      </w:r>
      <w:r w:rsidRPr="0074232A">
        <w:rPr>
          <w:rFonts w:ascii="Calibri" w:hAnsi="Calibri"/>
          <w:lang w:val="en-US"/>
        </w:rPr>
        <w:t xml:space="preserve"> the direction of flow as seen by the network is categorized as 'indeterminate'.  </w:t>
      </w:r>
    </w:p>
    <w:p w14:paraId="69B2BD53" w14:textId="77777777" w:rsidR="00BC71A3" w:rsidRDefault="00BC71A3" w:rsidP="00BC71A3">
      <w:pPr>
        <w:ind w:left="86" w:right="639"/>
        <w:rPr>
          <w:rFonts w:ascii="Calibri" w:hAnsi="Calibri"/>
          <w:b/>
          <w:lang w:val="en-US"/>
        </w:rPr>
      </w:pPr>
    </w:p>
    <w:p w14:paraId="091606A0" w14:textId="2EEAFF6F" w:rsidR="00BC71A3" w:rsidRDefault="00A6703E" w:rsidP="00BC71A3">
      <w:pPr>
        <w:ind w:left="86" w:right="639"/>
        <w:rPr>
          <w:rFonts w:ascii="Calibri" w:hAnsi="Calibri"/>
          <w:b/>
          <w:lang w:val="en-US"/>
        </w:rPr>
      </w:pPr>
      <w:r>
        <w:rPr>
          <w:rFonts w:ascii="Calibri" w:hAnsi="Calibri"/>
          <w:noProof/>
          <w:lang w:val="en-US"/>
        </w:rPr>
        <mc:AlternateContent>
          <mc:Choice Requires="wps">
            <w:drawing>
              <wp:inline distT="0" distB="0" distL="0" distR="0" wp14:anchorId="17B71602" wp14:editId="440FD855">
                <wp:extent cx="5615940" cy="880745"/>
                <wp:effectExtent l="12065" t="7620" r="10795" b="6985"/>
                <wp:docPr id="250" name="Text Box 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880745"/>
                        </a:xfrm>
                        <a:prstGeom prst="rect">
                          <a:avLst/>
                        </a:prstGeom>
                        <a:solidFill>
                          <a:schemeClr val="tx1">
                            <a:lumMod val="65000"/>
                            <a:lumOff val="35000"/>
                          </a:schemeClr>
                        </a:solidFill>
                        <a:ln w="9525">
                          <a:solidFill>
                            <a:srgbClr val="000000"/>
                          </a:solidFill>
                          <a:miter lim="800000"/>
                          <a:headEnd/>
                          <a:tailEnd/>
                        </a:ln>
                      </wps:spPr>
                      <wps:txbx>
                        <w:txbxContent>
                          <w:p w14:paraId="173D2AAA" w14:textId="77777777" w:rsidR="00386FF9" w:rsidRPr="000A743B" w:rsidRDefault="00386FF9"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sidRPr="0074232A">
                              <w:rPr>
                                <w:rFonts w:ascii="Calibri" w:hAnsi="Calibri"/>
                                <w:color w:val="FFFFFF" w:themeColor="background1"/>
                                <w:lang w:val="en-US"/>
                              </w:rPr>
                              <w:t xml:space="preserve">FIPEX is able to handle areas of indeterminate flow but only if no barriers are situated on a </w:t>
                            </w:r>
                            <w:r>
                              <w:rPr>
                                <w:rFonts w:ascii="Calibri" w:hAnsi="Calibri"/>
                                <w:color w:val="FFFFFF" w:themeColor="background1"/>
                                <w:lang w:val="en-US"/>
                              </w:rPr>
                              <w:t xml:space="preserve">segment with indeterminate flow -- if there are two possible routes from headwaters to sink of a system past a barrier, then this may cause errors.  </w:t>
                            </w:r>
                          </w:p>
                          <w:p w14:paraId="209A7DEC" w14:textId="77777777" w:rsidR="00386FF9" w:rsidRPr="000A743B" w:rsidRDefault="00386FF9" w:rsidP="00BC71A3"/>
                        </w:txbxContent>
                      </wps:txbx>
                      <wps:bodyPr rot="0" vert="horz" wrap="square" lIns="91440" tIns="45720" rIns="91440" bIns="45720" anchor="t" anchorCtr="0" upright="1">
                        <a:noAutofit/>
                      </wps:bodyPr>
                    </wps:wsp>
                  </a:graphicData>
                </a:graphic>
              </wp:inline>
            </w:drawing>
          </mc:Choice>
          <mc:Fallback>
            <w:pict>
              <v:shape w14:anchorId="17B71602" id="Text Box 446" o:spid="_x0000_s1068" type="#_x0000_t202" style="width:442.2pt;height:6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" fillcolor="#5a5a5a [2109]">
                <v:textbox>
                  <w:txbxContent>
                    <w:p w14:paraId="173D2AAA" w14:textId="77777777" w:rsidR="00386FF9" w:rsidRPr="000A743B" w:rsidRDefault="00386FF9"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sidRPr="0074232A">
                        <w:rPr>
                          <w:rFonts w:ascii="Calibri" w:hAnsi="Calibri"/>
                          <w:color w:val="FFFFFF" w:themeColor="background1"/>
                          <w:lang w:val="en-US"/>
                        </w:rPr>
                        <w:t xml:space="preserve">FIPEX is able to handle areas of indeterminate flow but only if no barriers are situated on a </w:t>
                      </w:r>
                      <w:r>
                        <w:rPr>
                          <w:rFonts w:ascii="Calibri" w:hAnsi="Calibri"/>
                          <w:color w:val="FFFFFF" w:themeColor="background1"/>
                          <w:lang w:val="en-US"/>
                        </w:rPr>
                        <w:t xml:space="preserve">segment with indeterminate flow -- if there are two possible routes from headwaters to sink of a system past a barrier, then this may cause errors.  </w:t>
                      </w:r>
                    </w:p>
                    <w:p w14:paraId="209A7DEC" w14:textId="77777777" w:rsidR="00386FF9" w:rsidRPr="000A743B" w:rsidRDefault="00386FF9" w:rsidP="00BC71A3"/>
                  </w:txbxContent>
                </v:textbox>
                <w10:anchorlock/>
              </v:shape>
            </w:pict>
          </mc:Fallback>
        </mc:AlternateContent>
      </w:r>
    </w:p>
    <w:p w14:paraId="2D08EA10" w14:textId="77777777" w:rsidR="00BC71A3" w:rsidRDefault="00BC71A3" w:rsidP="00BC71A3">
      <w:pPr>
        <w:ind w:left="86" w:right="639"/>
        <w:rPr>
          <w:rFonts w:ascii="Calibri" w:hAnsi="Calibri"/>
          <w:b/>
          <w:lang w:val="en-US"/>
        </w:rPr>
      </w:pPr>
    </w:p>
    <w:p w14:paraId="4A083BA8"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Currently, the only way to handle 'Loops' and 'Braids' is on a case-by-case basis.  In the case of smaller braids with no barrier present on any of the braids, they may be ignored.  In the case of braids over large areas of network or in braids that contain a barrier, a decision will have to be made.  If it is decided that the flow and subsequent FIPEX analyses should be forced 'through' the barrier, network line elements may be 'disabled' in the attribute table.  </w:t>
      </w:r>
    </w:p>
    <w:p w14:paraId="38E57FB0" w14:textId="77777777" w:rsidR="00BC71A3" w:rsidRDefault="00BC71A3" w:rsidP="00BC71A3">
      <w:pPr>
        <w:ind w:left="86" w:right="639"/>
        <w:rPr>
          <w:rFonts w:ascii="Calibri" w:hAnsi="Calibri"/>
          <w:b/>
          <w:lang w:val="en-US"/>
        </w:rPr>
      </w:pPr>
    </w:p>
    <w:p w14:paraId="57604CBE"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'Disabling' a network element means that network traces may not pass through the element.  To 'disable' a network element: </w:t>
      </w:r>
    </w:p>
    <w:p w14:paraId="246CEBA4"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1. Start an edit session for the layer containing the network element (line, usually) you wish to disable. </w:t>
      </w:r>
    </w:p>
    <w:p w14:paraId="0198CB86" w14:textId="77777777" w:rsidR="00BC71A3" w:rsidRPr="0074232A" w:rsidRDefault="00BC71A3" w:rsidP="00BC71A3">
      <w:pPr>
        <w:ind w:left="86" w:right="639"/>
        <w:rPr>
          <w:rFonts w:ascii="Calibri" w:hAnsi="Calibri"/>
          <w:lang w:val="en-US"/>
        </w:rPr>
      </w:pPr>
      <w:r w:rsidRPr="0074232A">
        <w:rPr>
          <w:rFonts w:ascii="Calibri" w:hAnsi="Calibri"/>
          <w:lang w:val="en-US"/>
        </w:rPr>
        <w:t>2. Go to the '</w:t>
      </w:r>
      <w:r w:rsidRPr="001F6B02">
        <w:rPr>
          <w:rFonts w:ascii="Calibri" w:hAnsi="Calibri"/>
          <w:b/>
          <w:i/>
          <w:lang w:val="en-US"/>
        </w:rPr>
        <w:t>Enabled</w:t>
      </w:r>
      <w:r w:rsidRPr="0074232A">
        <w:rPr>
          <w:rFonts w:ascii="Calibri" w:hAnsi="Calibri"/>
          <w:lang w:val="en-US"/>
        </w:rPr>
        <w:t xml:space="preserve">' field and change the value for that feature to </w:t>
      </w:r>
      <w:r w:rsidRPr="001F6B02">
        <w:rPr>
          <w:rFonts w:ascii="Calibri" w:hAnsi="Calibri"/>
          <w:b/>
          <w:i/>
          <w:lang w:val="en-US"/>
        </w:rPr>
        <w:t>'false'</w:t>
      </w:r>
      <w:r w:rsidRPr="0074232A">
        <w:rPr>
          <w:rFonts w:ascii="Calibri" w:hAnsi="Calibri"/>
          <w:lang w:val="en-US"/>
        </w:rPr>
        <w:t xml:space="preserve">.  </w:t>
      </w:r>
    </w:p>
    <w:p w14:paraId="5DC47818"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3. </w:t>
      </w:r>
      <w:r>
        <w:rPr>
          <w:rFonts w:ascii="Calibri" w:hAnsi="Calibri"/>
          <w:lang w:val="en-US"/>
        </w:rPr>
        <w:t>C</w:t>
      </w:r>
      <w:r w:rsidRPr="0074232A">
        <w:rPr>
          <w:rFonts w:ascii="Calibri" w:hAnsi="Calibri"/>
          <w:lang w:val="en-US"/>
        </w:rPr>
        <w:t xml:space="preserve">lick </w:t>
      </w:r>
      <w:r w:rsidRPr="001F6B02">
        <w:rPr>
          <w:rFonts w:ascii="Calibri" w:hAnsi="Calibri"/>
          <w:b/>
          <w:lang w:val="en-US"/>
        </w:rPr>
        <w:t>'Connect'</w:t>
      </w:r>
      <w:r w:rsidRPr="0074232A">
        <w:rPr>
          <w:rFonts w:ascii="Calibri" w:hAnsi="Calibri"/>
          <w:lang w:val="en-US"/>
        </w:rPr>
        <w:t xml:space="preserve"> on the </w:t>
      </w:r>
      <w:r w:rsidRPr="001F6B02">
        <w:rPr>
          <w:rFonts w:ascii="Calibri" w:hAnsi="Calibri"/>
          <w:b/>
          <w:lang w:val="en-US"/>
        </w:rPr>
        <w:t>Geometric Network Editing Toolbar'</w:t>
      </w:r>
      <w:r w:rsidRPr="0074232A">
        <w:rPr>
          <w:rFonts w:ascii="Calibri" w:hAnsi="Calibri"/>
          <w:lang w:val="en-US"/>
        </w:rPr>
        <w:t xml:space="preserve">. </w:t>
      </w:r>
    </w:p>
    <w:p w14:paraId="55401533" w14:textId="77777777" w:rsidR="00BC71A3" w:rsidRPr="0074232A" w:rsidRDefault="00BC71A3" w:rsidP="00BC71A3">
      <w:pPr>
        <w:ind w:left="86" w:right="639"/>
        <w:rPr>
          <w:rFonts w:ascii="Calibri" w:hAnsi="Calibri"/>
          <w:lang w:val="en-US"/>
        </w:rPr>
      </w:pPr>
      <w:r w:rsidRPr="0074232A">
        <w:rPr>
          <w:rFonts w:ascii="Calibri" w:hAnsi="Calibri"/>
          <w:lang w:val="en-US"/>
        </w:rPr>
        <w:t>4</w:t>
      </w:r>
      <w:r w:rsidRPr="001F6B02">
        <w:rPr>
          <w:rFonts w:ascii="Calibri" w:hAnsi="Calibri"/>
          <w:b/>
          <w:lang w:val="en-US"/>
        </w:rPr>
        <w:t>. Save Edits. End Edit Session</w:t>
      </w:r>
    </w:p>
    <w:p w14:paraId="167A1AB9" w14:textId="77777777" w:rsidR="00BC71A3" w:rsidRDefault="00BC71A3" w:rsidP="00BC71A3">
      <w:pPr>
        <w:ind w:left="86" w:right="639"/>
        <w:rPr>
          <w:rFonts w:ascii="Calibri" w:hAnsi="Calibri"/>
          <w:b/>
          <w:lang w:val="en-US"/>
        </w:rPr>
      </w:pPr>
    </w:p>
    <w:p w14:paraId="655FF2D6" w14:textId="77777777" w:rsidR="00BC71A3" w:rsidRPr="001F6B02" w:rsidRDefault="00BC71A3" w:rsidP="00BC71A3">
      <w:pPr>
        <w:ind w:left="86" w:right="639"/>
        <w:rPr>
          <w:rFonts w:ascii="Calibri" w:hAnsi="Calibri"/>
          <w:lang w:val="en-US"/>
        </w:rPr>
      </w:pPr>
      <w:r w:rsidRPr="001F6B02">
        <w:rPr>
          <w:rFonts w:ascii="Calibri" w:hAnsi="Calibri"/>
          <w:lang w:val="en-US"/>
        </w:rPr>
        <w:t xml:space="preserve">The 'enabled' or 'disabled' setting is saved in the attribute table of the network layer.  This is useful if the network needs to be rebuilt, as the state of the feature is saved.  </w:t>
      </w:r>
    </w:p>
    <w:p w14:paraId="2CF3EE75" w14:textId="77777777" w:rsidR="00BC71A3" w:rsidRDefault="00BC71A3" w:rsidP="00BC71A3">
      <w:pPr>
        <w:ind w:left="86" w:right="639"/>
        <w:rPr>
          <w:rFonts w:ascii="Calibri" w:hAnsi="Calibri"/>
          <w:b/>
          <w:lang w:val="en-US"/>
        </w:rPr>
      </w:pPr>
    </w:p>
    <w:p w14:paraId="250FDBDE" w14:textId="77777777" w:rsidR="00BC71A3" w:rsidRDefault="00BC71A3" w:rsidP="00865D8F">
      <w:pPr>
        <w:keepNext/>
        <w:ind w:left="86" w:right="639"/>
      </w:pPr>
      <w:r w:rsidRPr="0074232A">
        <w:rPr>
          <w:rFonts w:ascii="Calibri" w:hAnsi="Calibri"/>
          <w:b/>
          <w:noProof/>
        </w:rPr>
        <w:lastRenderedPageBreak/>
        <w:drawing>
          <wp:inline distT="0" distB="0" distL="0" distR="0" wp14:anchorId="65D3FA61" wp14:editId="10394929">
            <wp:extent cx="5000625" cy="4695825"/>
            <wp:effectExtent l="19050" t="0" r="9525" b="0"/>
            <wp:docPr id="224" name="Picture 4" descr="Three_Systems10_MER_FigureShowingBraided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_Systems10_MER_FigureShowingBraidedStructure.jpg"/>
                    <pic:cNvPicPr/>
                  </pic:nvPicPr>
                  <pic:blipFill>
                    <a:blip r:embed="rId129"/>
                    <a:srcRect l="8967" t="5574" r="6965" b="33358"/>
                    <a:stretch>
                      <a:fillRect/>
                    </a:stretch>
                  </pic:blipFill>
                  <pic:spPr>
                    <a:xfrm>
                      <a:off x="0" y="0"/>
                      <a:ext cx="5000625" cy="4695825"/>
                    </a:xfrm>
                    <a:prstGeom prst="rect">
                      <a:avLst/>
                    </a:prstGeom>
                  </pic:spPr>
                </pic:pic>
              </a:graphicData>
            </a:graphic>
          </wp:inline>
        </w:drawing>
      </w:r>
    </w:p>
    <w:p w14:paraId="6C72938F" w14:textId="3FC991B5" w:rsidR="00BC71A3" w:rsidRDefault="00BC71A3" w:rsidP="00BC71A3">
      <w:pPr>
        <w:pStyle w:val="Caption"/>
        <w:rPr>
          <w:rFonts w:ascii="Calibri" w:hAnsi="Calibri"/>
          <w:b w:val="0"/>
          <w:lang w:val="en-US"/>
        </w:rPr>
      </w:pPr>
      <w:r>
        <w:t xml:space="preserve">Figure </w:t>
      </w:r>
      <w:r w:rsidR="0023278A">
        <w:fldChar w:fldCharType="begin"/>
      </w:r>
      <w:r w:rsidR="0023278A">
        <w:instrText xml:space="preserve"> SEQ Figure \* ARABIC </w:instrText>
      </w:r>
      <w:r w:rsidR="0023278A">
        <w:fldChar w:fldCharType="separate"/>
      </w:r>
      <w:r w:rsidR="00DE7F1A">
        <w:rPr>
          <w:noProof/>
        </w:rPr>
        <w:t>8</w:t>
      </w:r>
      <w:r w:rsidR="0023278A">
        <w:rPr>
          <w:noProof/>
        </w:rPr>
        <w:fldChar w:fldCharType="end"/>
      </w:r>
      <w:r>
        <w:t>: In the case of a braided section of this river, the barrier features titled 'NoName' were disabled, forcing analysis traces through Deep Brook Dam.</w:t>
      </w:r>
    </w:p>
    <w:p w14:paraId="0293D2D5" w14:textId="77777777" w:rsidR="00BC71A3" w:rsidRDefault="00BC71A3" w:rsidP="00BC71A3">
      <w:pPr>
        <w:ind w:left="86" w:right="639"/>
        <w:rPr>
          <w:rFonts w:ascii="Calibri" w:hAnsi="Calibri"/>
          <w:b/>
          <w:lang w:val="en-US"/>
        </w:rPr>
      </w:pPr>
    </w:p>
    <w:p w14:paraId="7C0BEED8" w14:textId="77777777" w:rsidR="00BC71A3" w:rsidRDefault="00BC71A3" w:rsidP="00BC71A3">
      <w:pPr>
        <w:pStyle w:val="Heading2"/>
      </w:pPr>
      <w:bookmarkStart w:id="119" w:name="_Toc52020127"/>
      <w:r>
        <w:t>Thoroughly Check for Duplicate (i.e. stacked) Barriers</w:t>
      </w:r>
      <w:bookmarkEnd w:id="119"/>
    </w:p>
    <w:p w14:paraId="70D6E0E2"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7E7E3E27" w14:textId="77777777" w:rsidR="00BC71A3" w:rsidRDefault="00BC71A3" w:rsidP="00BC71A3">
      <w:pPr>
        <w:ind w:left="86" w:right="639"/>
        <w:rPr>
          <w:rFonts w:ascii="Calibri" w:hAnsi="Calibri"/>
          <w:b/>
          <w:lang w:val="en-US"/>
        </w:rPr>
      </w:pPr>
    </w:p>
    <w:p w14:paraId="4C234857" w14:textId="77777777" w:rsidR="00BC71A3" w:rsidRPr="00DD6FFD" w:rsidRDefault="00BC71A3" w:rsidP="00BC71A3">
      <w:pPr>
        <w:ind w:left="86" w:right="639"/>
        <w:rPr>
          <w:rFonts w:ascii="Calibri" w:hAnsi="Calibri"/>
          <w:lang w:val="en-US"/>
        </w:rPr>
      </w:pPr>
      <w:r w:rsidRPr="00DD6FFD">
        <w:rPr>
          <w:rFonts w:ascii="Calibri" w:hAnsi="Calibri"/>
          <w:lang w:val="en-US"/>
        </w:rPr>
        <w:t xml:space="preserve">In many circumstances, barriers can be 'stacked' on top of each other.  This can cause problems when 'setting' these barriers.  </w:t>
      </w:r>
    </w:p>
    <w:p w14:paraId="009B1A49" w14:textId="77777777" w:rsidR="00BC71A3" w:rsidRDefault="00BC71A3" w:rsidP="00BC71A3">
      <w:pPr>
        <w:ind w:left="86" w:right="639"/>
        <w:rPr>
          <w:rFonts w:ascii="Calibri" w:hAnsi="Calibri"/>
          <w:b/>
          <w:lang w:val="en-US"/>
        </w:rPr>
      </w:pPr>
    </w:p>
    <w:p w14:paraId="594C0C7A" w14:textId="466A6D08" w:rsidR="00BC71A3" w:rsidRDefault="00A6703E" w:rsidP="00BC71A3">
      <w:pPr>
        <w:ind w:left="86" w:right="639"/>
        <w:rPr>
          <w:rFonts w:ascii="Calibri" w:hAnsi="Calibri"/>
          <w:b/>
          <w:lang w:val="en-US"/>
        </w:rPr>
      </w:pPr>
      <w:r>
        <w:rPr>
          <w:rFonts w:ascii="Calibri" w:hAnsi="Calibri"/>
          <w:noProof/>
          <w:lang w:val="en-US"/>
        </w:rPr>
        <mc:AlternateContent>
          <mc:Choice Requires="wps">
            <w:drawing>
              <wp:inline distT="0" distB="0" distL="0" distR="0" wp14:anchorId="3E91D846" wp14:editId="5B0ABFBC">
                <wp:extent cx="5615940" cy="524510"/>
                <wp:effectExtent l="12065" t="10160" r="10795" b="8255"/>
                <wp:docPr id="249" name="Text Box 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524510"/>
                        </a:xfrm>
                        <a:prstGeom prst="rect">
                          <a:avLst/>
                        </a:prstGeom>
                        <a:solidFill>
                          <a:schemeClr val="tx1">
                            <a:lumMod val="65000"/>
                            <a:lumOff val="35000"/>
                          </a:schemeClr>
                        </a:solidFill>
                        <a:ln w="9525">
                          <a:solidFill>
                            <a:srgbClr val="000000"/>
                          </a:solidFill>
                          <a:miter lim="800000"/>
                          <a:headEnd/>
                          <a:tailEnd/>
                        </a:ln>
                      </wps:spPr>
                      <wps:txbx>
                        <w:txbxContent>
                          <w:p w14:paraId="0AE2418F" w14:textId="77777777" w:rsidR="00386FF9" w:rsidRPr="000A743B" w:rsidRDefault="00386FF9"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 xml:space="preserve">If barriers continue to show up as 'disconnected' from the geometric network, it may be due to multiple barriers stacked on top of each other. </w:t>
                            </w:r>
                          </w:p>
                          <w:p w14:paraId="24F9AF84" w14:textId="77777777" w:rsidR="00386FF9" w:rsidRPr="000A743B" w:rsidRDefault="00386FF9" w:rsidP="00BC71A3"/>
                        </w:txbxContent>
                      </wps:txbx>
                      <wps:bodyPr rot="0" vert="horz" wrap="square" lIns="91440" tIns="45720" rIns="91440" bIns="45720" anchor="t" anchorCtr="0" upright="1">
                        <a:noAutofit/>
                      </wps:bodyPr>
                    </wps:wsp>
                  </a:graphicData>
                </a:graphic>
              </wp:inline>
            </w:drawing>
          </mc:Choice>
          <mc:Fallback>
            <w:pict>
              <v:shape w14:anchorId="3E91D846" id="Text Box 445" o:spid="_x0000_s1069" type="#_x0000_t202" style="width:442.2pt;height:4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" fillcolor="#5a5a5a [2109]">
                <v:textbox>
                  <w:txbxContent>
                    <w:p w14:paraId="0AE2418F" w14:textId="77777777" w:rsidR="00386FF9" w:rsidRPr="000A743B" w:rsidRDefault="00386FF9"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 xml:space="preserve">If barriers continue to show up as 'disconnected' from the geometric network, it may be due to multiple barriers stacked on top of each other. </w:t>
                      </w:r>
                    </w:p>
                    <w:p w14:paraId="24F9AF84" w14:textId="77777777" w:rsidR="00386FF9" w:rsidRPr="000A743B" w:rsidRDefault="00386FF9" w:rsidP="00BC71A3"/>
                  </w:txbxContent>
                </v:textbox>
                <w10:anchorlock/>
              </v:shape>
            </w:pict>
          </mc:Fallback>
        </mc:AlternateContent>
      </w:r>
    </w:p>
    <w:p w14:paraId="558799BC" w14:textId="77777777" w:rsidR="00BC71A3" w:rsidRDefault="00BC71A3" w:rsidP="00BC71A3">
      <w:pPr>
        <w:ind w:left="86" w:right="639"/>
        <w:rPr>
          <w:rFonts w:ascii="Calibri" w:hAnsi="Calibri"/>
          <w:b/>
          <w:lang w:val="en-US"/>
        </w:rPr>
      </w:pPr>
    </w:p>
    <w:p w14:paraId="4E219870" w14:textId="77777777" w:rsidR="00BC71A3" w:rsidRPr="00DD6FFD" w:rsidRDefault="00BC71A3" w:rsidP="00BC71A3">
      <w:pPr>
        <w:ind w:left="86" w:right="639"/>
        <w:rPr>
          <w:rFonts w:ascii="Calibri" w:hAnsi="Calibri"/>
          <w:lang w:val="en-US"/>
        </w:rPr>
      </w:pPr>
      <w:r w:rsidRPr="00DD6FFD">
        <w:rPr>
          <w:rFonts w:ascii="Calibri" w:hAnsi="Calibri"/>
          <w:lang w:val="en-US"/>
        </w:rPr>
        <w:t xml:space="preserve">Currently, there is no easy way to clean these duplicate barriers.  Scripts may be available with other extensions or on the Internet.  Alternatively, manually check for duplicates after all other checks have been done.  A 'Find Disconnected' search with Utility Network Analyst will help identify potential problems.  </w:t>
      </w:r>
    </w:p>
    <w:p w14:paraId="79E1E40A" w14:textId="77777777" w:rsidR="00BC71A3" w:rsidRDefault="00BC71A3" w:rsidP="00BC71A3">
      <w:pPr>
        <w:ind w:left="86" w:right="639"/>
        <w:rPr>
          <w:rFonts w:ascii="Calibri" w:hAnsi="Calibri"/>
          <w:b/>
          <w:lang w:val="en-US"/>
        </w:rPr>
      </w:pPr>
    </w:p>
    <w:p w14:paraId="69F64E4A" w14:textId="77777777" w:rsidR="00BC71A3" w:rsidRDefault="00BC71A3" w:rsidP="00BC71A3">
      <w:pPr>
        <w:pStyle w:val="Heading2"/>
      </w:pPr>
      <w:bookmarkStart w:id="120" w:name="_Toc52020128"/>
      <w:r>
        <w:lastRenderedPageBreak/>
        <w:t xml:space="preserve">Check with the Data Provider </w:t>
      </w:r>
      <w:r>
        <w:rPr>
          <w:lang w:val="en-US"/>
        </w:rPr>
        <w:t>for</w:t>
      </w:r>
      <w:r>
        <w:t xml:space="preserve"> Hydrographic Specifications</w:t>
      </w:r>
      <w:bookmarkEnd w:id="120"/>
      <w:r>
        <w:t xml:space="preserve">  </w:t>
      </w:r>
    </w:p>
    <w:p w14:paraId="29265410"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3E73A1DC" w14:textId="77777777" w:rsidR="00BC71A3" w:rsidRDefault="00BC71A3" w:rsidP="00BC71A3">
      <w:pPr>
        <w:ind w:left="86" w:right="639"/>
        <w:rPr>
          <w:rFonts w:ascii="Calibri" w:hAnsi="Calibri"/>
          <w:b/>
          <w:lang w:val="en-US"/>
        </w:rPr>
      </w:pPr>
    </w:p>
    <w:p w14:paraId="751549AA" w14:textId="77777777" w:rsidR="00BC71A3" w:rsidRDefault="00BC71A3" w:rsidP="00BC71A3">
      <w:pPr>
        <w:ind w:left="86" w:right="639"/>
        <w:rPr>
          <w:rFonts w:ascii="Calibri" w:hAnsi="Calibri"/>
          <w:lang w:val="en-US"/>
        </w:rPr>
      </w:pPr>
      <w:r w:rsidRPr="00960192">
        <w:rPr>
          <w:rFonts w:ascii="Calibri" w:hAnsi="Calibri"/>
          <w:lang w:val="en-US"/>
        </w:rPr>
        <w:t xml:space="preserve">Most regions have a government authority who manages spatial data including a hydrographic dataset.  These datasets are increasingly maintained with adherence so some basic hydrographic standards.  One key standard, for example, is the continuance of river network lines through lakes and large water bodies to maintain network connectivity throughout.  Knowledge of what standards your data already meet will be helpful during network analysis with FIPEX. </w:t>
      </w:r>
    </w:p>
    <w:p w14:paraId="4CB7E94E" w14:textId="77777777" w:rsidR="00BC71A3" w:rsidRDefault="00BC71A3" w:rsidP="00BC71A3">
      <w:pPr>
        <w:ind w:left="86" w:right="639"/>
        <w:rPr>
          <w:rFonts w:ascii="Calibri" w:hAnsi="Calibri"/>
          <w:lang w:val="en-US"/>
        </w:rPr>
      </w:pPr>
    </w:p>
    <w:p w14:paraId="467E3A90" w14:textId="77777777" w:rsidR="00BC71A3" w:rsidRPr="003D35C4" w:rsidRDefault="00BC71A3" w:rsidP="00BC71A3">
      <w:pPr>
        <w:pStyle w:val="Heading2"/>
      </w:pPr>
      <w:bookmarkStart w:id="121" w:name="_Toc52020129"/>
      <w:r w:rsidRPr="003D35C4">
        <w:t>Creat</w:t>
      </w:r>
      <w:r>
        <w:t xml:space="preserve">e </w:t>
      </w:r>
      <w:r>
        <w:rPr>
          <w:lang w:val="en-US"/>
        </w:rPr>
        <w:t>a separate 'Sinks' layer</w:t>
      </w:r>
      <w:bookmarkEnd w:id="121"/>
      <w:r>
        <w:rPr>
          <w:lang w:val="en-US"/>
        </w:rPr>
        <w:t xml:space="preserve"> </w:t>
      </w:r>
      <w:r w:rsidRPr="003D35C4">
        <w:t xml:space="preserve"> </w:t>
      </w:r>
    </w:p>
    <w:p w14:paraId="73998F5C"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651DAF96" w14:textId="77777777" w:rsidR="00BC71A3" w:rsidRPr="0083153E" w:rsidRDefault="00BC71A3" w:rsidP="00BC71A3">
      <w:pPr>
        <w:ind w:left="86" w:right="639"/>
        <w:rPr>
          <w:rFonts w:ascii="Calibri" w:hAnsi="Calibri"/>
          <w:lang w:val="en-US"/>
        </w:rPr>
      </w:pPr>
    </w:p>
    <w:p w14:paraId="3EE5EE60" w14:textId="77777777" w:rsidR="00BC71A3" w:rsidRDefault="00BC71A3" w:rsidP="00BC71A3">
      <w:pPr>
        <w:ind w:left="86" w:right="639"/>
        <w:rPr>
          <w:rFonts w:ascii="Calibri" w:hAnsi="Calibri"/>
        </w:rPr>
      </w:pPr>
      <w:r>
        <w:rPr>
          <w:rFonts w:ascii="Calibri" w:hAnsi="Calibri"/>
        </w:rPr>
        <w:t xml:space="preserve">A sink represents the outflow of a river system.  The function of the sink is to determine network flow in the geometric network -- everything connected to the sink flows towards it.  A separate sinks layer is a good idea and it is recommended for using FIPEX (in FIPEX Options you will choose a layer to be used as a 'barriers' layer by FIPEX.  Combining a 'sinks' layer with a 'barriers' layer may have unintended consequences.).  </w:t>
      </w:r>
    </w:p>
    <w:p w14:paraId="15F6AD66" w14:textId="77777777" w:rsidR="00BC71A3" w:rsidRDefault="00BC71A3" w:rsidP="00BC71A3">
      <w:pPr>
        <w:ind w:left="86" w:right="639"/>
        <w:rPr>
          <w:rFonts w:ascii="Calibri" w:hAnsi="Calibri"/>
        </w:rPr>
      </w:pPr>
    </w:p>
    <w:p w14:paraId="3366D156" w14:textId="45C284CE" w:rsidR="00BC71A3" w:rsidRDefault="00A6703E" w:rsidP="00BC71A3">
      <w:pPr>
        <w:ind w:left="86" w:right="639"/>
        <w:rPr>
          <w:rFonts w:ascii="Calibri" w:hAnsi="Calibri"/>
        </w:rPr>
      </w:pPr>
      <w:r>
        <w:rPr>
          <w:rFonts w:ascii="Calibri" w:hAnsi="Calibri"/>
          <w:noProof/>
          <w:lang w:val="en-US"/>
        </w:rPr>
        <mc:AlternateContent>
          <mc:Choice Requires="wps">
            <w:drawing>
              <wp:inline distT="0" distB="0" distL="0" distR="0" wp14:anchorId="60453261" wp14:editId="52C76034">
                <wp:extent cx="5615940" cy="1070610"/>
                <wp:effectExtent l="12065" t="6350" r="10795" b="8890"/>
                <wp:docPr id="248" name="Text Box 4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070610"/>
                        </a:xfrm>
                        <a:prstGeom prst="rect">
                          <a:avLst/>
                        </a:prstGeom>
                        <a:solidFill>
                          <a:schemeClr val="tx1">
                            <a:lumMod val="65000"/>
                            <a:lumOff val="35000"/>
                          </a:schemeClr>
                        </a:solidFill>
                        <a:ln w="9525">
                          <a:solidFill>
                            <a:srgbClr val="000000"/>
                          </a:solidFill>
                          <a:miter lim="800000"/>
                          <a:headEnd/>
                          <a:tailEnd/>
                        </a:ln>
                      </wps:spPr>
                      <wps:txbx>
                        <w:txbxContent>
                          <w:p w14:paraId="3B183937" w14:textId="77777777" w:rsidR="00386FF9" w:rsidRPr="000A743B" w:rsidRDefault="00386FF9"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You can also declare 'sources'.  Network 'sources' and 'sinks' can be combined into one layer.  After creating a 'source' or 'sink' feature it must be declared as a source or sink in the attribute table of that layer.  To apply this change, the network flow must be recalculated using the Utility Network Analyst toolbar.</w:t>
                            </w:r>
                          </w:p>
                          <w:p w14:paraId="2B57C361" w14:textId="77777777" w:rsidR="00386FF9" w:rsidRPr="000A743B" w:rsidRDefault="00386FF9" w:rsidP="00BC71A3"/>
                        </w:txbxContent>
                      </wps:txbx>
                      <wps:bodyPr rot="0" vert="horz" wrap="square" lIns="91440" tIns="45720" rIns="91440" bIns="45720" anchor="t" anchorCtr="0" upright="1">
                        <a:noAutofit/>
                      </wps:bodyPr>
                    </wps:wsp>
                  </a:graphicData>
                </a:graphic>
              </wp:inline>
            </w:drawing>
          </mc:Choice>
          <mc:Fallback>
            <w:pict>
              <v:shape w14:anchorId="60453261" id="Text Box 444" o:spid="_x0000_s1070" type="#_x0000_t202" style="width:442.2pt;height:8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" fillcolor="#5a5a5a [2109]">
                <v:textbox>
                  <w:txbxContent>
                    <w:p w14:paraId="3B183937" w14:textId="77777777" w:rsidR="00386FF9" w:rsidRPr="000A743B" w:rsidRDefault="00386FF9"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You can also declare 'sources'.  Network 'sources' and 'sinks' can be combined into one layer.  After creating a 'source' or 'sink' feature it must be declared as a source or sink in the attribute table of that layer.  To apply this change, the network flow must be recalculated using the Utility Network Analyst toolbar.</w:t>
                      </w:r>
                    </w:p>
                    <w:p w14:paraId="2B57C361" w14:textId="77777777" w:rsidR="00386FF9" w:rsidRPr="000A743B" w:rsidRDefault="00386FF9" w:rsidP="00BC71A3"/>
                  </w:txbxContent>
                </v:textbox>
                <w10:anchorlock/>
              </v:shape>
            </w:pict>
          </mc:Fallback>
        </mc:AlternateContent>
      </w:r>
    </w:p>
    <w:p w14:paraId="0A799B53" w14:textId="77777777" w:rsidR="00BC71A3" w:rsidRDefault="00BC71A3" w:rsidP="00BC71A3">
      <w:pPr>
        <w:ind w:left="86" w:right="639"/>
        <w:rPr>
          <w:rFonts w:ascii="Calibri" w:hAnsi="Calibri"/>
        </w:rPr>
      </w:pPr>
    </w:p>
    <w:p w14:paraId="764872C6" w14:textId="77777777" w:rsidR="00BC71A3" w:rsidRDefault="00BC71A3" w:rsidP="00BC71A3">
      <w:pPr>
        <w:pStyle w:val="Heading2"/>
      </w:pPr>
      <w:bookmarkStart w:id="122" w:name="_Toc52020130"/>
      <w:r>
        <w:t>Create a single sink for multiple watersheds</w:t>
      </w:r>
      <w:bookmarkEnd w:id="122"/>
    </w:p>
    <w:p w14:paraId="54681BE7"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39033E11" w14:textId="77777777" w:rsidR="00BC71A3" w:rsidRPr="0083153E" w:rsidRDefault="00BC71A3" w:rsidP="00BC71A3">
      <w:pPr>
        <w:ind w:left="86" w:right="639"/>
        <w:rPr>
          <w:rFonts w:ascii="Calibri" w:hAnsi="Calibri"/>
          <w:lang w:val="en-US"/>
        </w:rPr>
      </w:pPr>
    </w:p>
    <w:p w14:paraId="4C70E126" w14:textId="77777777" w:rsidR="00BC71A3" w:rsidRPr="005D1102" w:rsidRDefault="00BC71A3" w:rsidP="00BC71A3">
      <w:pPr>
        <w:ind w:left="86" w:right="639"/>
        <w:rPr>
          <w:rFonts w:asciiTheme="minorHAnsi" w:hAnsiTheme="minorHAnsi" w:cstheme="minorHAnsi"/>
        </w:rPr>
      </w:pPr>
      <w:r w:rsidRPr="005D1102">
        <w:rPr>
          <w:rFonts w:asciiTheme="minorHAnsi" w:hAnsiTheme="minorHAnsi" w:cstheme="minorHAnsi"/>
        </w:rPr>
        <w:t xml:space="preserve">To minimize time spent locating and creating sinks for many river systems, you can create a single sink for multiple networks by editing network lines to connect multiple river systems.  These lines are unrepresentative of actual river network and therefore serve a function similar to lake 'spines,' for example.  In similar practice, an attribute can be assigned to these features to use in the Exclusions tab of the FIPEX Options menu.  </w:t>
      </w:r>
    </w:p>
    <w:p w14:paraId="217A59E1" w14:textId="77777777" w:rsidR="00BC71A3" w:rsidRPr="005D1102" w:rsidRDefault="00BC71A3" w:rsidP="00BC71A3">
      <w:pPr>
        <w:ind w:left="86" w:right="639"/>
        <w:rPr>
          <w:rFonts w:asciiTheme="minorHAnsi" w:hAnsiTheme="minorHAnsi" w:cstheme="minorHAnsi"/>
        </w:rPr>
      </w:pPr>
    </w:p>
    <w:p w14:paraId="6DD6D5DE" w14:textId="77777777" w:rsidR="00BC71A3" w:rsidRPr="005D1102" w:rsidRDefault="00BC71A3" w:rsidP="00BC71A3">
      <w:pPr>
        <w:ind w:left="86" w:right="639"/>
        <w:rPr>
          <w:rFonts w:asciiTheme="minorHAnsi" w:hAnsiTheme="minorHAnsi" w:cstheme="minorHAnsi"/>
        </w:rPr>
      </w:pPr>
      <w:r w:rsidRPr="005D1102">
        <w:rPr>
          <w:rFonts w:asciiTheme="minorHAnsi" w:hAnsiTheme="minorHAnsi" w:cstheme="minorHAnsi"/>
        </w:rPr>
        <w:t>It is possible to use a coastline layer of a region to intersect with rivers.  Using a tool like Hawth's Tools "Intersect Lines (Make Points) Tool" (</w:t>
      </w:r>
      <w:r w:rsidRPr="005D1102">
        <w:rPr>
          <w:rFonts w:asciiTheme="minorHAnsi" w:hAnsiTheme="minorHAnsi" w:cstheme="minorHAnsi"/>
          <w:lang w:val="en-US"/>
        </w:rPr>
        <w:t>http://www.spatialecology.com/htools/tooldesc.php)</w:t>
      </w:r>
      <w:r w:rsidRPr="005D1102">
        <w:rPr>
          <w:rFonts w:asciiTheme="minorHAnsi" w:hAnsiTheme="minorHAnsi" w:cstheme="minorHAnsi"/>
        </w:rPr>
        <w:t xml:space="preserve"> you can create points at the intersection of two lines layers.  This method does not always yield the desired results because large coastal rivers often are segmented by tributaries (see example below) and therefore a custom generalized coastline layer often must be created to properly place a sink along large rivers. </w:t>
      </w:r>
    </w:p>
    <w:p w14:paraId="65D78A46" w14:textId="77777777" w:rsidR="00BC71A3" w:rsidRPr="005D1102" w:rsidRDefault="00BC71A3" w:rsidP="00BC71A3">
      <w:pPr>
        <w:ind w:left="86" w:right="639"/>
        <w:rPr>
          <w:rFonts w:asciiTheme="minorHAnsi" w:hAnsiTheme="minorHAnsi" w:cstheme="minorHAnsi"/>
        </w:rPr>
      </w:pPr>
    </w:p>
    <w:p w14:paraId="18E09D89" w14:textId="77777777" w:rsidR="00BC71A3" w:rsidRPr="005D1102" w:rsidRDefault="00BC71A3" w:rsidP="00865D8F">
      <w:pPr>
        <w:ind w:left="86" w:right="639"/>
        <w:rPr>
          <w:rFonts w:asciiTheme="minorHAnsi" w:hAnsiTheme="minorHAnsi" w:cstheme="minorHAnsi"/>
        </w:rPr>
      </w:pPr>
      <w:r w:rsidRPr="005D1102">
        <w:rPr>
          <w:rFonts w:asciiTheme="minorHAnsi" w:hAnsiTheme="minorHAnsi" w:cstheme="minorHAnsi"/>
          <w:noProof/>
        </w:rPr>
        <w:drawing>
          <wp:inline distT="0" distB="0" distL="0" distR="0" wp14:anchorId="59AA9FA9" wp14:editId="01BBE9DE">
            <wp:extent cx="5210175" cy="2902582"/>
            <wp:effectExtent l="19050" t="0" r="9525" b="0"/>
            <wp:docPr id="225" name="Picture 11" descr="DocDemo_CoastlineIntersectIss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Demo_CoastlineIntersectIssue"/>
                    <pic:cNvPicPr>
                      <a:picLocks noChangeAspect="1" noChangeArrowheads="1"/>
                    </pic:cNvPicPr>
                  </pic:nvPicPr>
                  <pic:blipFill>
                    <a:blip r:embed="rId130"/>
                    <a:srcRect/>
                    <a:stretch>
                      <a:fillRect/>
                    </a:stretch>
                  </pic:blipFill>
                  <pic:spPr bwMode="auto">
                    <a:xfrm>
                      <a:off x="0" y="0"/>
                      <a:ext cx="5210175" cy="2902582"/>
                    </a:xfrm>
                    <a:prstGeom prst="rect">
                      <a:avLst/>
                    </a:prstGeom>
                    <a:noFill/>
                    <a:ln w="9525">
                      <a:noFill/>
                      <a:miter lim="800000"/>
                      <a:headEnd/>
                      <a:tailEnd/>
                    </a:ln>
                  </pic:spPr>
                </pic:pic>
              </a:graphicData>
            </a:graphic>
          </wp:inline>
        </w:drawing>
      </w:r>
    </w:p>
    <w:p w14:paraId="7C085F24" w14:textId="77777777" w:rsidR="00BC71A3" w:rsidRPr="005D1102" w:rsidRDefault="00BC71A3" w:rsidP="00BC71A3">
      <w:pPr>
        <w:ind w:left="86" w:right="639"/>
        <w:rPr>
          <w:rFonts w:asciiTheme="minorHAnsi" w:hAnsiTheme="minorHAnsi" w:cstheme="minorHAnsi"/>
          <w:lang w:val="en-US"/>
        </w:rPr>
      </w:pPr>
    </w:p>
    <w:p w14:paraId="6836E821" w14:textId="77777777" w:rsidR="00BC71A3" w:rsidRPr="005D1102" w:rsidRDefault="00BC71A3" w:rsidP="00BC71A3">
      <w:pPr>
        <w:ind w:left="86" w:right="639"/>
        <w:rPr>
          <w:rFonts w:asciiTheme="minorHAnsi" w:hAnsiTheme="minorHAnsi" w:cstheme="minorHAnsi"/>
          <w:b/>
          <w:lang w:val="en-US"/>
        </w:rPr>
      </w:pPr>
    </w:p>
    <w:p w14:paraId="1D74242A" w14:textId="77777777" w:rsidR="00BC71A3" w:rsidRDefault="00BC71A3" w:rsidP="00BC71A3"/>
    <w:p w14:paraId="0B9C217F" w14:textId="77777777" w:rsidR="00BC71A3" w:rsidRPr="00C76386" w:rsidRDefault="00BC71A3" w:rsidP="00BC71A3">
      <w:pPr>
        <w:ind w:left="540" w:right="639" w:hanging="454"/>
        <w:rPr>
          <w:rFonts w:ascii="Calibri" w:hAnsi="Calibri"/>
          <w:lang w:val="en-US"/>
        </w:rPr>
      </w:pPr>
    </w:p>
    <w:p w14:paraId="40F0084F" w14:textId="2C1C423B" w:rsidR="00994780" w:rsidRPr="00AF1352" w:rsidRDefault="00BC71A3" w:rsidP="00994780">
      <w:pPr>
        <w:pStyle w:val="Heading1"/>
        <w:rPr>
          <w:rFonts w:asciiTheme="minorHAnsi" w:hAnsiTheme="minorHAnsi" w:cstheme="minorHAnsi"/>
        </w:rPr>
      </w:pPr>
      <w:r>
        <w:br w:type="page"/>
      </w:r>
      <w:bookmarkStart w:id="123" w:name="_Toc343038075"/>
      <w:bookmarkStart w:id="124" w:name="_Toc52020131"/>
      <w:r w:rsidR="00994780">
        <w:rPr>
          <w:rFonts w:asciiTheme="minorHAnsi" w:hAnsiTheme="minorHAnsi" w:cstheme="minorHAnsi"/>
          <w:lang w:val="en-US"/>
        </w:rPr>
        <w:lastRenderedPageBreak/>
        <w:t>11</w:t>
      </w:r>
      <w:r w:rsidR="00994780" w:rsidRPr="00AF1352">
        <w:rPr>
          <w:rFonts w:asciiTheme="minorHAnsi" w:hAnsiTheme="minorHAnsi" w:cstheme="minorHAnsi"/>
          <w:lang w:val="en-US"/>
        </w:rPr>
        <w:t xml:space="preserve">. </w:t>
      </w:r>
      <w:r w:rsidR="00994780">
        <w:rPr>
          <w:rFonts w:asciiTheme="minorHAnsi" w:hAnsiTheme="minorHAnsi" w:cstheme="minorHAnsi"/>
          <w:lang w:val="en-US"/>
        </w:rPr>
        <w:t xml:space="preserve">General </w:t>
      </w:r>
      <w:r w:rsidR="00994780" w:rsidRPr="00AF1352">
        <w:rPr>
          <w:rFonts w:asciiTheme="minorHAnsi" w:hAnsiTheme="minorHAnsi" w:cstheme="minorHAnsi"/>
        </w:rPr>
        <w:t>Timeline of Development</w:t>
      </w:r>
      <w:bookmarkEnd w:id="123"/>
      <w:bookmarkEnd w:id="124"/>
    </w:p>
    <w:p w14:paraId="537B9338" w14:textId="77777777" w:rsidR="00994780" w:rsidRDefault="00994780" w:rsidP="00994780">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6CBA0FD" w14:textId="77777777" w:rsidR="00994780" w:rsidRDefault="00994780" w:rsidP="00994780">
      <w:pPr>
        <w:ind w:left="86" w:right="639"/>
        <w:rPr>
          <w:rFonts w:asciiTheme="minorHAnsi" w:hAnsiTheme="minorHAnsi" w:cstheme="minorHAnsi"/>
        </w:rPr>
      </w:pPr>
    </w:p>
    <w:p w14:paraId="0CEBD4FE" w14:textId="77777777" w:rsidR="00994780" w:rsidRPr="00AF1352" w:rsidRDefault="00994780" w:rsidP="00994780">
      <w:pPr>
        <w:ind w:left="86" w:right="639"/>
        <w:rPr>
          <w:rFonts w:asciiTheme="minorHAnsi" w:hAnsiTheme="minorHAnsi" w:cstheme="minorHAnsi"/>
        </w:rPr>
      </w:pPr>
    </w:p>
    <w:p w14:paraId="4E56C7E6"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2007 - 2008</w:t>
      </w:r>
      <w:r w:rsidRPr="00AF1352">
        <w:rPr>
          <w:rFonts w:asciiTheme="minorHAnsi" w:hAnsiTheme="minorHAnsi" w:cstheme="minorHAnsi"/>
        </w:rPr>
        <w:t xml:space="preserve"> </w:t>
      </w:r>
    </w:p>
    <w:p w14:paraId="723FA229" w14:textId="77777777" w:rsidR="00994780"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Project Initiated by Fisheries &amp; Oceans Canada, Habitat Management (formerly Habitat Protection and Sustainable Development Division), Maritimes Region under Project Leader David Longard.  </w:t>
      </w:r>
    </w:p>
    <w:p w14:paraId="0E3CF669" w14:textId="77777777" w:rsidR="00994780" w:rsidRPr="00AF1352" w:rsidRDefault="00994780" w:rsidP="00B964A2">
      <w:pPr>
        <w:pStyle w:val="ListParagraph"/>
        <w:numPr>
          <w:ilvl w:val="0"/>
          <w:numId w:val="2"/>
        </w:numPr>
        <w:ind w:right="639"/>
        <w:rPr>
          <w:rFonts w:asciiTheme="minorHAnsi" w:hAnsiTheme="minorHAnsi" w:cstheme="minorHAnsi"/>
        </w:rPr>
      </w:pPr>
      <w:r>
        <w:rPr>
          <w:rFonts w:asciiTheme="minorHAnsi" w:hAnsiTheme="minorHAnsi" w:cstheme="minorHAnsi"/>
        </w:rPr>
        <w:t>Original toolset was intended for decision support for American Eel recovery.</w:t>
      </w:r>
    </w:p>
    <w:p w14:paraId="53C5C2D4"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2009</w:t>
      </w:r>
    </w:p>
    <w:p w14:paraId="64D0310E"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A sharealike</w:t>
      </w:r>
      <w:r>
        <w:rPr>
          <w:rStyle w:val="FootnoteReference"/>
          <w:rFonts w:asciiTheme="minorHAnsi" w:hAnsiTheme="minorHAnsi" w:cstheme="minorHAnsi"/>
        </w:rPr>
        <w:footnoteReference w:id="4"/>
      </w:r>
      <w:r w:rsidRPr="00AF1352">
        <w:rPr>
          <w:rFonts w:asciiTheme="minorHAnsi" w:hAnsiTheme="minorHAnsi" w:cstheme="minorHAnsi"/>
        </w:rPr>
        <w:t xml:space="preserve"> / attribution agreement is reached between Fisheries &amp; Oceans Canada and Dalhousie University (Masters research of Greig Oldford)</w:t>
      </w:r>
    </w:p>
    <w:p w14:paraId="21F6D176"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2009</w:t>
      </w:r>
      <w:r w:rsidRPr="00AF1352">
        <w:rPr>
          <w:rFonts w:asciiTheme="minorHAnsi" w:hAnsiTheme="minorHAnsi" w:cstheme="minorHAnsi"/>
        </w:rPr>
        <w:t xml:space="preserve"> </w:t>
      </w:r>
    </w:p>
    <w:p w14:paraId="14CE5A83"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Useability of toolset refined (</w:t>
      </w:r>
      <w:r>
        <w:rPr>
          <w:rFonts w:asciiTheme="minorHAnsi" w:hAnsiTheme="minorHAnsi" w:cstheme="minorHAnsi"/>
        </w:rPr>
        <w:t xml:space="preserve">funded by </w:t>
      </w:r>
      <w:r w:rsidRPr="00AF1352">
        <w:rPr>
          <w:rFonts w:asciiTheme="minorHAnsi" w:hAnsiTheme="minorHAnsi" w:cstheme="minorHAnsi"/>
        </w:rPr>
        <w:t>Fisheries &amp; Oceans Canada)</w:t>
      </w:r>
    </w:p>
    <w:p w14:paraId="4B73015F"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 xml:space="preserve">2010 </w:t>
      </w:r>
      <w:r w:rsidRPr="00AF1352">
        <w:rPr>
          <w:rFonts w:asciiTheme="minorHAnsi" w:hAnsiTheme="minorHAnsi" w:cstheme="minorHAnsi"/>
        </w:rPr>
        <w:t xml:space="preserve"> </w:t>
      </w:r>
    </w:p>
    <w:p w14:paraId="160872AE"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A sharealike / attribution agreement is </w:t>
      </w:r>
      <w:r>
        <w:rPr>
          <w:rFonts w:asciiTheme="minorHAnsi" w:hAnsiTheme="minorHAnsi" w:cstheme="minorHAnsi"/>
        </w:rPr>
        <w:t>decided upon</w:t>
      </w:r>
      <w:r w:rsidRPr="00AF1352">
        <w:rPr>
          <w:rFonts w:asciiTheme="minorHAnsi" w:hAnsiTheme="minorHAnsi" w:cstheme="minorHAnsi"/>
        </w:rPr>
        <w:t xml:space="preserve"> </w:t>
      </w:r>
      <w:r>
        <w:rPr>
          <w:rFonts w:asciiTheme="minorHAnsi" w:hAnsiTheme="minorHAnsi" w:cstheme="minorHAnsi"/>
        </w:rPr>
        <w:t>by</w:t>
      </w:r>
      <w:r w:rsidRPr="00AF1352">
        <w:rPr>
          <w:rFonts w:asciiTheme="minorHAnsi" w:hAnsiTheme="minorHAnsi" w:cstheme="minorHAnsi"/>
        </w:rPr>
        <w:t xml:space="preserve"> Fisheries &amp; Oceans Canada, Parks Canada, and Dalhousie University (Masters research of Greig Oldford). </w:t>
      </w:r>
    </w:p>
    <w:p w14:paraId="5D243688"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Funding contribution from National Science and Engineering Research Council of Canada (NSERC) for </w:t>
      </w:r>
      <w:r>
        <w:rPr>
          <w:rFonts w:asciiTheme="minorHAnsi" w:hAnsiTheme="minorHAnsi" w:cstheme="minorHAnsi"/>
        </w:rPr>
        <w:t>Oldford’s graduate</w:t>
      </w:r>
      <w:r w:rsidRPr="00AF1352">
        <w:rPr>
          <w:rFonts w:asciiTheme="minorHAnsi" w:hAnsiTheme="minorHAnsi" w:cstheme="minorHAnsi"/>
        </w:rPr>
        <w:t xml:space="preserve"> research using </w:t>
      </w:r>
      <w:r>
        <w:rPr>
          <w:rFonts w:asciiTheme="minorHAnsi" w:hAnsiTheme="minorHAnsi" w:cstheme="minorHAnsi"/>
        </w:rPr>
        <w:t>FIPEX</w:t>
      </w:r>
      <w:r w:rsidRPr="00AF1352">
        <w:rPr>
          <w:rFonts w:asciiTheme="minorHAnsi" w:hAnsiTheme="minorHAnsi" w:cstheme="minorHAnsi"/>
        </w:rPr>
        <w:t>.</w:t>
      </w:r>
    </w:p>
    <w:p w14:paraId="514CD785"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Nova Scotia Power Incorporated extends data sharing agreement for testing and refinement of toolset.</w:t>
      </w:r>
    </w:p>
    <w:p w14:paraId="0BF4FA89"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Parks Canada funds further development.</w:t>
      </w:r>
    </w:p>
    <w:p w14:paraId="503C1EDA"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The DFO American Eel Decision Support Toolset is renamed the Fish Passage Extension (FIPEX).</w:t>
      </w:r>
    </w:p>
    <w:p w14:paraId="2D787D2B"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2011</w:t>
      </w:r>
      <w:r w:rsidRPr="00AF1352">
        <w:rPr>
          <w:rFonts w:asciiTheme="minorHAnsi" w:hAnsiTheme="minorHAnsi" w:cstheme="minorHAnsi"/>
        </w:rPr>
        <w:t xml:space="preserve"> </w:t>
      </w:r>
    </w:p>
    <w:p w14:paraId="0266AAA6" w14:textId="77777777" w:rsidR="00994780" w:rsidRPr="00AF1352" w:rsidRDefault="00994780" w:rsidP="00B964A2">
      <w:pPr>
        <w:pStyle w:val="ListParagraph"/>
        <w:numPr>
          <w:ilvl w:val="0"/>
          <w:numId w:val="3"/>
        </w:numPr>
        <w:ind w:left="1350" w:right="639"/>
        <w:rPr>
          <w:rFonts w:asciiTheme="minorHAnsi" w:hAnsiTheme="minorHAnsi" w:cstheme="minorHAnsi"/>
        </w:rPr>
      </w:pPr>
      <w:r w:rsidRPr="00AF1352">
        <w:rPr>
          <w:rFonts w:asciiTheme="minorHAnsi" w:hAnsiTheme="minorHAnsi" w:cstheme="minorHAnsi"/>
        </w:rPr>
        <w:t xml:space="preserve">Parks Canada funds further development. </w:t>
      </w:r>
    </w:p>
    <w:p w14:paraId="37AD557B" w14:textId="77777777" w:rsidR="00994780" w:rsidRPr="00AF1352" w:rsidRDefault="00994780" w:rsidP="00B964A2">
      <w:pPr>
        <w:pStyle w:val="ListParagraph"/>
        <w:numPr>
          <w:ilvl w:val="0"/>
          <w:numId w:val="3"/>
        </w:numPr>
        <w:ind w:left="1350" w:right="639"/>
        <w:rPr>
          <w:rFonts w:asciiTheme="minorHAnsi" w:hAnsiTheme="minorHAnsi" w:cstheme="minorHAnsi"/>
        </w:rPr>
      </w:pPr>
      <w:r w:rsidRPr="00AF1352">
        <w:rPr>
          <w:rFonts w:asciiTheme="minorHAnsi" w:hAnsiTheme="minorHAnsi" w:cstheme="minorHAnsi"/>
        </w:rPr>
        <w:t xml:space="preserve">A Creative Commons Canada 2.5 (attribution) license is approved by Parks Canada and Fisheries and Oceans Canada. </w:t>
      </w:r>
    </w:p>
    <w:p w14:paraId="0FB52BDA" w14:textId="77777777" w:rsidR="00994780" w:rsidRPr="00AF1352" w:rsidRDefault="00994780" w:rsidP="00B964A2">
      <w:pPr>
        <w:pStyle w:val="ListParagraph"/>
        <w:numPr>
          <w:ilvl w:val="0"/>
          <w:numId w:val="3"/>
        </w:numPr>
        <w:ind w:left="1350" w:right="639"/>
        <w:rPr>
          <w:rFonts w:asciiTheme="minorHAnsi" w:hAnsiTheme="minorHAnsi" w:cstheme="minorHAnsi"/>
        </w:rPr>
      </w:pPr>
      <w:r>
        <w:rPr>
          <w:rFonts w:asciiTheme="minorHAnsi" w:hAnsiTheme="minorHAnsi" w:cstheme="minorHAnsi"/>
        </w:rPr>
        <w:t>Free distribution of FIPEX software and source code over the web and via</w:t>
      </w:r>
      <w:r w:rsidRPr="00AF1352">
        <w:rPr>
          <w:rFonts w:asciiTheme="minorHAnsi" w:hAnsiTheme="minorHAnsi" w:cstheme="minorHAnsi"/>
        </w:rPr>
        <w:t xml:space="preserve"> the ESRI Code Gallery is approved</w:t>
      </w:r>
      <w:r>
        <w:rPr>
          <w:rFonts w:asciiTheme="minorHAnsi" w:hAnsiTheme="minorHAnsi" w:cstheme="minorHAnsi"/>
        </w:rPr>
        <w:t xml:space="preserve"> by Fisheries and Oceans Canada</w:t>
      </w:r>
      <w:r w:rsidRPr="00AF1352">
        <w:rPr>
          <w:rFonts w:asciiTheme="minorHAnsi" w:hAnsiTheme="minorHAnsi" w:cstheme="minorHAnsi"/>
        </w:rPr>
        <w:t>.</w:t>
      </w:r>
      <w:r>
        <w:rPr>
          <w:rFonts w:asciiTheme="minorHAnsi" w:hAnsiTheme="minorHAnsi" w:cstheme="minorHAnsi"/>
        </w:rPr>
        <w:t xml:space="preserve">  </w:t>
      </w:r>
      <w:r w:rsidRPr="00AF1352">
        <w:rPr>
          <w:rFonts w:asciiTheme="minorHAnsi" w:hAnsiTheme="minorHAnsi" w:cstheme="minorHAnsi"/>
        </w:rPr>
        <w:t xml:space="preserve"> </w:t>
      </w:r>
    </w:p>
    <w:p w14:paraId="345FFE59"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2012</w:t>
      </w:r>
      <w:r w:rsidRPr="00AF1352">
        <w:rPr>
          <w:rFonts w:asciiTheme="minorHAnsi" w:hAnsiTheme="minorHAnsi" w:cstheme="minorHAnsi"/>
        </w:rPr>
        <w:t xml:space="preserve"> </w:t>
      </w:r>
    </w:p>
    <w:p w14:paraId="61AD5FFE" w14:textId="77777777" w:rsidR="00994780" w:rsidRDefault="00994780" w:rsidP="00B964A2">
      <w:pPr>
        <w:pStyle w:val="ListParagraph"/>
        <w:numPr>
          <w:ilvl w:val="0"/>
          <w:numId w:val="4"/>
        </w:numPr>
        <w:ind w:left="1350" w:right="639"/>
        <w:rPr>
          <w:rFonts w:asciiTheme="minorHAnsi" w:hAnsiTheme="minorHAnsi" w:cstheme="minorHAnsi"/>
        </w:rPr>
      </w:pPr>
      <w:r w:rsidRPr="00AF1352">
        <w:rPr>
          <w:rFonts w:asciiTheme="minorHAnsi" w:hAnsiTheme="minorHAnsi" w:cstheme="minorHAnsi"/>
        </w:rPr>
        <w:t xml:space="preserve">Parks Canada funds </w:t>
      </w:r>
      <w:r>
        <w:rPr>
          <w:rFonts w:asciiTheme="minorHAnsi" w:hAnsiTheme="minorHAnsi" w:cstheme="minorHAnsi"/>
        </w:rPr>
        <w:t xml:space="preserve">the </w:t>
      </w:r>
      <w:r w:rsidRPr="00AF1352">
        <w:rPr>
          <w:rFonts w:asciiTheme="minorHAnsi" w:hAnsiTheme="minorHAnsi" w:cstheme="minorHAnsi"/>
        </w:rPr>
        <w:t>upgrade of FIPEX to be compatible with ArcGIS 10.x, the integration of Dendritic Connectivity Index</w:t>
      </w:r>
      <w:r>
        <w:rPr>
          <w:rFonts w:asciiTheme="minorHAnsi" w:hAnsiTheme="minorHAnsi" w:cstheme="minorHAnsi"/>
        </w:rPr>
        <w:t xml:space="preserve"> (DCI)</w:t>
      </w:r>
      <w:r w:rsidRPr="00AF1352">
        <w:rPr>
          <w:rFonts w:asciiTheme="minorHAnsi" w:hAnsiTheme="minorHAnsi" w:cstheme="minorHAnsi"/>
        </w:rPr>
        <w:t xml:space="preserve"> calculation, and </w:t>
      </w:r>
      <w:r>
        <w:rPr>
          <w:rFonts w:asciiTheme="minorHAnsi" w:hAnsiTheme="minorHAnsi" w:cstheme="minorHAnsi"/>
        </w:rPr>
        <w:t xml:space="preserve">refinement of </w:t>
      </w:r>
      <w:r w:rsidRPr="00AF1352">
        <w:rPr>
          <w:rFonts w:asciiTheme="minorHAnsi" w:hAnsiTheme="minorHAnsi" w:cstheme="minorHAnsi"/>
        </w:rPr>
        <w:t xml:space="preserve">system-level analyses. </w:t>
      </w:r>
    </w:p>
    <w:p w14:paraId="53486DF0" w14:textId="77777777" w:rsidR="00994780" w:rsidRPr="00AF1352" w:rsidRDefault="00994780" w:rsidP="00B964A2">
      <w:pPr>
        <w:pStyle w:val="ListParagraph"/>
        <w:numPr>
          <w:ilvl w:val="0"/>
          <w:numId w:val="4"/>
        </w:numPr>
        <w:ind w:left="1350" w:right="639"/>
        <w:rPr>
          <w:rFonts w:asciiTheme="minorHAnsi" w:hAnsiTheme="minorHAnsi" w:cstheme="minorHAnsi"/>
        </w:rPr>
      </w:pPr>
      <w:r>
        <w:rPr>
          <w:rFonts w:asciiTheme="minorHAnsi" w:hAnsiTheme="minorHAnsi" w:cstheme="minorHAnsi"/>
        </w:rPr>
        <w:t xml:space="preserve">In-kind logo redesign by Sebastian Harder (Sebazistan.com) </w:t>
      </w:r>
    </w:p>
    <w:p w14:paraId="1CAE61C9" w14:textId="77777777" w:rsidR="00994780" w:rsidRDefault="00994780" w:rsidP="00B964A2">
      <w:pPr>
        <w:pStyle w:val="ListParagraph"/>
        <w:numPr>
          <w:ilvl w:val="0"/>
          <w:numId w:val="4"/>
        </w:numPr>
        <w:ind w:left="1350" w:right="639"/>
        <w:rPr>
          <w:rFonts w:asciiTheme="minorHAnsi" w:hAnsiTheme="minorHAnsi" w:cstheme="minorHAnsi"/>
        </w:rPr>
      </w:pPr>
      <w:r w:rsidRPr="00AF1352">
        <w:rPr>
          <w:rFonts w:asciiTheme="minorHAnsi" w:hAnsiTheme="minorHAnsi" w:cstheme="minorHAnsi"/>
        </w:rPr>
        <w:t xml:space="preserve">Refinement of additional tools for river analysis by Greig Oldford: 'distance to source', 'distance to sink', output table refinement (database </w:t>
      </w:r>
      <w:r w:rsidRPr="00AF1352">
        <w:rPr>
          <w:rFonts w:asciiTheme="minorHAnsi" w:hAnsiTheme="minorHAnsi" w:cstheme="minorHAnsi"/>
        </w:rPr>
        <w:lastRenderedPageBreak/>
        <w:t xml:space="preserve">normalization), options menu overhaul, 'visualize network' tool, code optimization and main algorithm overhaul. </w:t>
      </w:r>
    </w:p>
    <w:p w14:paraId="68EA2E70" w14:textId="77777777" w:rsidR="00994780" w:rsidRDefault="00994780" w:rsidP="00B964A2">
      <w:pPr>
        <w:pStyle w:val="ListParagraph"/>
        <w:numPr>
          <w:ilvl w:val="0"/>
          <w:numId w:val="4"/>
        </w:numPr>
        <w:ind w:left="1350" w:right="639"/>
        <w:rPr>
          <w:rFonts w:asciiTheme="minorHAnsi" w:hAnsiTheme="minorHAnsi" w:cstheme="minorHAnsi"/>
        </w:rPr>
      </w:pPr>
      <w:r>
        <w:rPr>
          <w:rFonts w:asciiTheme="minorHAnsi" w:hAnsiTheme="minorHAnsi" w:cstheme="minorHAnsi"/>
        </w:rPr>
        <w:t>Parks Canada approves distribution via standalone website, thefishpassageextension.net</w:t>
      </w:r>
    </w:p>
    <w:p w14:paraId="7B047765" w14:textId="77777777" w:rsidR="00994780" w:rsidRPr="00906998" w:rsidRDefault="00994780" w:rsidP="00994780">
      <w:pPr>
        <w:ind w:right="639"/>
        <w:rPr>
          <w:rFonts w:asciiTheme="minorHAnsi" w:hAnsiTheme="minorHAnsi" w:cstheme="minorHAnsi"/>
          <w:b/>
          <w:bCs/>
        </w:rPr>
      </w:pPr>
      <w:r w:rsidRPr="00906998">
        <w:rPr>
          <w:rFonts w:asciiTheme="minorHAnsi" w:hAnsiTheme="minorHAnsi" w:cstheme="minorHAnsi"/>
          <w:b/>
          <w:bCs/>
        </w:rPr>
        <w:t>2020</w:t>
      </w:r>
    </w:p>
    <w:p w14:paraId="75654F6E" w14:textId="77777777" w:rsidR="00994780" w:rsidRPr="00906998" w:rsidRDefault="00994780" w:rsidP="00B964A2">
      <w:pPr>
        <w:pStyle w:val="ListParagraph"/>
        <w:numPr>
          <w:ilvl w:val="0"/>
          <w:numId w:val="4"/>
        </w:numPr>
        <w:ind w:left="1350" w:right="639"/>
        <w:rPr>
          <w:rFonts w:asciiTheme="minorHAnsi" w:hAnsiTheme="minorHAnsi" w:cstheme="minorHAnsi"/>
        </w:rPr>
      </w:pPr>
      <w:r>
        <w:rPr>
          <w:rFonts w:asciiTheme="minorHAnsi" w:hAnsiTheme="minorHAnsi" w:cstheme="minorHAnsi"/>
        </w:rPr>
        <w:t>Toolset is upgraded to address several minor bugs, upgrade DCI R codebase, conduct quality control, update documentation, update website, and introduce a distance decay function in the R model</w:t>
      </w:r>
    </w:p>
    <w:p w14:paraId="4AA524F9" w14:textId="77777777" w:rsidR="00994780" w:rsidRDefault="00994780" w:rsidP="00994780">
      <w:pPr>
        <w:ind w:left="86" w:right="639"/>
        <w:rPr>
          <w:rFonts w:ascii="Calibri" w:hAnsi="Calibri"/>
          <w:lang w:val="en-US"/>
        </w:rPr>
      </w:pPr>
    </w:p>
    <w:p w14:paraId="3C884198" w14:textId="77777777" w:rsidR="00994780" w:rsidRDefault="00994780" w:rsidP="00994780">
      <w:pPr>
        <w:rPr>
          <w:rFonts w:ascii="Calibri" w:hAnsi="Calibri" w:cs="Arial"/>
          <w:b/>
          <w:bCs/>
          <w:kern w:val="32"/>
          <w:sz w:val="32"/>
          <w:szCs w:val="32"/>
          <w:lang w:val="en-US" w:eastAsia="ru-RU"/>
        </w:rPr>
      </w:pPr>
      <w:bookmarkStart w:id="125" w:name="FiPEx_43674521416248746_170370_245795510"/>
      <w:bookmarkEnd w:id="125"/>
    </w:p>
    <w:p w14:paraId="52493597" w14:textId="77777777" w:rsidR="00994780" w:rsidRDefault="00994780" w:rsidP="00994780">
      <w:pPr>
        <w:rPr>
          <w:rFonts w:ascii="Calibri" w:hAnsi="Calibri" w:cs="Arial"/>
          <w:b/>
          <w:bCs/>
          <w:kern w:val="32"/>
          <w:sz w:val="32"/>
          <w:szCs w:val="32"/>
          <w:lang w:val="en-US" w:eastAsia="ru-RU"/>
        </w:rPr>
      </w:pPr>
      <w:r>
        <w:rPr>
          <w:rFonts w:ascii="Calibri" w:hAnsi="Calibri"/>
          <w:lang w:val="en-US"/>
        </w:rPr>
        <w:br w:type="page"/>
      </w:r>
    </w:p>
    <w:p w14:paraId="7FBDCE7D" w14:textId="5D99C5BC" w:rsidR="00BC71A3" w:rsidRDefault="00BC71A3" w:rsidP="00BC71A3">
      <w:pPr>
        <w:rPr>
          <w:rFonts w:ascii="Arial" w:hAnsi="Arial" w:cs="Arial"/>
          <w:b/>
          <w:bCs/>
          <w:kern w:val="32"/>
          <w:sz w:val="32"/>
          <w:szCs w:val="32"/>
          <w:lang w:val="ru-RU" w:eastAsia="ru-RU"/>
        </w:rPr>
      </w:pPr>
    </w:p>
    <w:p w14:paraId="2FA78AF2" w14:textId="77777777" w:rsidR="001B78E6" w:rsidRPr="00955FD7" w:rsidRDefault="001B78E6" w:rsidP="00211B83">
      <w:pPr>
        <w:pStyle w:val="BodyText"/>
        <w:tabs>
          <w:tab w:val="right" w:leader="dot" w:pos="9781"/>
          <w:tab w:val="left" w:pos="9923"/>
        </w:tabs>
        <w:ind w:right="639"/>
      </w:pPr>
    </w:p>
    <w:sectPr w:rsidR="001B78E6" w:rsidRPr="00955FD7" w:rsidSect="00AE0EE5">
      <w:footerReference w:type="even" r:id="rId131"/>
      <w:footerReference w:type="default" r:id="rId132"/>
      <w:pgSz w:w="12240" w:h="15840"/>
      <w:pgMar w:top="1418" w:right="1440"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44A8D" w14:textId="77777777" w:rsidR="00171362" w:rsidRDefault="00171362">
      <w:r>
        <w:separator/>
      </w:r>
    </w:p>
  </w:endnote>
  <w:endnote w:type="continuationSeparator" w:id="0">
    <w:p w14:paraId="6227EE91" w14:textId="77777777" w:rsidR="00171362" w:rsidRDefault="001713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2A45A" w14:textId="4E84187A" w:rsidR="00386FF9" w:rsidRDefault="00386FF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sidR="008C4EF6">
      <w:rPr>
        <w:rStyle w:val="PageNumber"/>
      </w:rPr>
      <w:fldChar w:fldCharType="separate"/>
    </w:r>
    <w:r w:rsidR="008C4EF6">
      <w:rPr>
        <w:rStyle w:val="PageNumber"/>
        <w:noProof/>
      </w:rPr>
      <w:t>5</w:t>
    </w:r>
    <w:r>
      <w:rPr>
        <w:rStyle w:val="PageNumber"/>
      </w:rPr>
      <w:fldChar w:fldCharType="end"/>
    </w:r>
  </w:p>
  <w:p w14:paraId="4787DC39" w14:textId="77777777" w:rsidR="00386FF9" w:rsidRDefault="00386FF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0D653" w14:textId="705D881F" w:rsidR="00386FF9" w:rsidRPr="00A81698" w:rsidRDefault="00386FF9" w:rsidP="001737EF">
    <w:pPr>
      <w:pStyle w:val="Footer"/>
      <w:ind w:right="360"/>
      <w:jc w:val="center"/>
      <w:rPr>
        <w:sz w:val="18"/>
        <w:szCs w:val="18"/>
        <w:lang w:val="fr-FR"/>
      </w:rPr>
    </w:pPr>
    <w:r w:rsidRPr="00A81698">
      <w:rPr>
        <w:sz w:val="18"/>
        <w:szCs w:val="18"/>
        <w:lang w:val="fr-FR"/>
      </w:rPr>
      <w:t xml:space="preserve">FIPEX </w:t>
    </w:r>
    <w:r>
      <w:rPr>
        <w:sz w:val="18"/>
        <w:szCs w:val="18"/>
        <w:lang w:val="fr-FR"/>
      </w:rPr>
      <w:t xml:space="preserve">w/ DCI </w:t>
    </w:r>
    <w:r w:rsidRPr="00A81698">
      <w:rPr>
        <w:sz w:val="18"/>
        <w:szCs w:val="18"/>
        <w:lang w:val="fr-FR"/>
      </w:rPr>
      <w:t>Documentation, Version 10.</w:t>
    </w:r>
    <w:r>
      <w:rPr>
        <w:sz w:val="18"/>
        <w:szCs w:val="18"/>
        <w:lang w:val="fr-FR"/>
      </w:rPr>
      <w:t>4+</w:t>
    </w:r>
    <w:r w:rsidRPr="00A81698">
      <w:rPr>
        <w:sz w:val="18"/>
        <w:szCs w:val="18"/>
        <w:lang w:val="fr-FR"/>
      </w:rPr>
      <w:t xml:space="preserve"> Page </w:t>
    </w:r>
    <w:r w:rsidRPr="001737EF">
      <w:rPr>
        <w:sz w:val="18"/>
        <w:szCs w:val="18"/>
      </w:rPr>
      <w:fldChar w:fldCharType="begin"/>
    </w:r>
    <w:r w:rsidRPr="00A81698">
      <w:rPr>
        <w:sz w:val="18"/>
        <w:szCs w:val="18"/>
        <w:lang w:val="fr-FR"/>
      </w:rPr>
      <w:instrText xml:space="preserve"> PAGE </w:instrText>
    </w:r>
    <w:r w:rsidRPr="001737EF">
      <w:rPr>
        <w:sz w:val="18"/>
        <w:szCs w:val="18"/>
      </w:rPr>
      <w:fldChar w:fldCharType="separate"/>
    </w:r>
    <w:r>
      <w:rPr>
        <w:noProof/>
        <w:sz w:val="18"/>
        <w:szCs w:val="18"/>
        <w:lang w:val="fr-FR"/>
      </w:rPr>
      <w:t>11</w:t>
    </w:r>
    <w:r w:rsidRPr="001737EF">
      <w:rPr>
        <w:noProof/>
        <w:sz w:val="18"/>
        <w:szCs w:val="18"/>
      </w:rPr>
      <w:fldChar w:fldCharType="end"/>
    </w:r>
    <w:r w:rsidRPr="00A81698">
      <w:rPr>
        <w:sz w:val="18"/>
        <w:szCs w:val="18"/>
        <w:lang w:val="fr-FR"/>
      </w:rPr>
      <w:t xml:space="preserve"> of </w:t>
    </w:r>
    <w:r w:rsidRPr="001737EF">
      <w:rPr>
        <w:sz w:val="18"/>
        <w:szCs w:val="18"/>
      </w:rPr>
      <w:fldChar w:fldCharType="begin"/>
    </w:r>
    <w:r w:rsidRPr="00A81698">
      <w:rPr>
        <w:sz w:val="18"/>
        <w:szCs w:val="18"/>
        <w:lang w:val="fr-FR"/>
      </w:rPr>
      <w:instrText xml:space="preserve"> NUMPAGES </w:instrText>
    </w:r>
    <w:r w:rsidRPr="001737EF">
      <w:rPr>
        <w:sz w:val="18"/>
        <w:szCs w:val="18"/>
      </w:rPr>
      <w:fldChar w:fldCharType="separate"/>
    </w:r>
    <w:r>
      <w:rPr>
        <w:noProof/>
        <w:sz w:val="18"/>
        <w:szCs w:val="18"/>
        <w:lang w:val="fr-FR"/>
      </w:rPr>
      <w:t>68</w:t>
    </w:r>
    <w:r w:rsidRPr="001737EF">
      <w:rPr>
        <w:noProof/>
        <w:sz w:val="18"/>
        <w:szCs w:val="18"/>
      </w:rPr>
      <w:fldChar w:fldCharType="end"/>
    </w:r>
    <w:r w:rsidRPr="00A81698">
      <w:rPr>
        <w:sz w:val="18"/>
        <w:szCs w:val="18"/>
        <w:lang w:val="fr-FR"/>
      </w:rPr>
      <w:t xml:space="preserve"> – </w:t>
    </w:r>
    <w:r w:rsidR="008C4EF6">
      <w:rPr>
        <w:sz w:val="18"/>
        <w:szCs w:val="18"/>
        <w:lang w:val="fr-FR"/>
      </w:rPr>
      <w:t>Aug</w:t>
    </w:r>
    <w:r w:rsidRPr="00A81698">
      <w:rPr>
        <w:sz w:val="18"/>
        <w:szCs w:val="18"/>
        <w:lang w:val="fr-FR"/>
      </w:rPr>
      <w:t xml:space="preserve"> 20</w:t>
    </w:r>
    <w:r>
      <w:rPr>
        <w:sz w:val="18"/>
        <w:szCs w:val="18"/>
        <w:lang w:val="fr-FR"/>
      </w:rPr>
      <w:t>2</w:t>
    </w:r>
    <w:r w:rsidR="0055638E">
      <w:rPr>
        <w:sz w:val="18"/>
        <w:szCs w:val="18"/>
        <w:lang w:val="fr-FR"/>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BFD1A" w14:textId="77777777" w:rsidR="00171362" w:rsidRDefault="00171362">
      <w:r>
        <w:separator/>
      </w:r>
    </w:p>
  </w:footnote>
  <w:footnote w:type="continuationSeparator" w:id="0">
    <w:p w14:paraId="3431202E" w14:textId="77777777" w:rsidR="00171362" w:rsidRDefault="00171362">
      <w:r>
        <w:continuationSeparator/>
      </w:r>
    </w:p>
  </w:footnote>
  <w:footnote w:id="1">
    <w:p w14:paraId="4A8C5026" w14:textId="77777777" w:rsidR="00386FF9" w:rsidRPr="00462BED" w:rsidRDefault="00386FF9" w:rsidP="00462BED">
      <w:pPr>
        <w:rPr>
          <w:sz w:val="18"/>
          <w:szCs w:val="18"/>
        </w:rPr>
      </w:pPr>
      <w:r w:rsidRPr="00462BED">
        <w:rPr>
          <w:rStyle w:val="FootnoteReference"/>
          <w:sz w:val="18"/>
          <w:szCs w:val="18"/>
        </w:rPr>
        <w:footnoteRef/>
      </w:r>
      <w:r w:rsidRPr="00462BED">
        <w:rPr>
          <w:sz w:val="18"/>
          <w:szCs w:val="18"/>
        </w:rPr>
        <w:t xml:space="preserve"> Cote, D., Kehler, D. G., Bourne, C., &amp; Wiersma, Y. F. (2009). A new measure of longitudinal connectivity for stream networks. </w:t>
      </w:r>
      <w:r w:rsidRPr="00462BED">
        <w:rPr>
          <w:i/>
          <w:iCs/>
          <w:sz w:val="18"/>
          <w:szCs w:val="18"/>
        </w:rPr>
        <w:t>Landscape Ecology</w:t>
      </w:r>
      <w:r w:rsidRPr="00462BED">
        <w:rPr>
          <w:sz w:val="18"/>
          <w:szCs w:val="18"/>
        </w:rPr>
        <w:t xml:space="preserve">, </w:t>
      </w:r>
      <w:r w:rsidRPr="00462BED">
        <w:rPr>
          <w:i/>
          <w:iCs/>
          <w:sz w:val="18"/>
          <w:szCs w:val="18"/>
        </w:rPr>
        <w:t>24</w:t>
      </w:r>
      <w:r w:rsidRPr="00462BED">
        <w:rPr>
          <w:sz w:val="18"/>
          <w:szCs w:val="18"/>
        </w:rPr>
        <w:t>(1), 101-113.</w:t>
      </w:r>
    </w:p>
    <w:p w14:paraId="3407DA5D" w14:textId="03EBA769" w:rsidR="00386FF9" w:rsidRDefault="00386FF9">
      <w:pPr>
        <w:pStyle w:val="FootnoteText"/>
      </w:pPr>
    </w:p>
  </w:footnote>
  <w:footnote w:id="2">
    <w:p w14:paraId="4759E21F" w14:textId="77777777" w:rsidR="00386FF9" w:rsidRPr="001367EB" w:rsidRDefault="00386FF9" w:rsidP="00A125EF">
      <w:pPr>
        <w:pStyle w:val="FootnoteText"/>
        <w:rPr>
          <w:lang w:val="en-US"/>
        </w:rPr>
      </w:pPr>
      <w:r>
        <w:rPr>
          <w:rStyle w:val="FootnoteReference"/>
        </w:rPr>
        <w:footnoteRef/>
      </w:r>
      <w:r>
        <w:t xml:space="preserve"> </w:t>
      </w:r>
      <w:smartTag w:uri="urn:schemas-microsoft-com:office:smarttags" w:element="place">
        <w:r>
          <w:t>Cote</w:t>
        </w:r>
      </w:smartTag>
      <w:r>
        <w:t xml:space="preserve">, D;, Kehler, D.G.; Bourne, C.; Wiersma, Y.F.. (2009)  A new measure of longitudinal connectivity for stream networks. </w:t>
      </w:r>
      <w:r>
        <w:rPr>
          <w:rStyle w:val="nlmsource"/>
          <w:i/>
          <w:iCs/>
        </w:rPr>
        <w:t>Landscape Ecology</w:t>
      </w:r>
      <w:r>
        <w:t xml:space="preserve"> </w:t>
      </w:r>
      <w:r>
        <w:rPr>
          <w:b/>
          <w:bCs/>
        </w:rPr>
        <w:t>24</w:t>
      </w:r>
      <w:r>
        <w:t>:1, 101-113</w:t>
      </w:r>
    </w:p>
  </w:footnote>
  <w:footnote w:id="3">
    <w:p w14:paraId="5E44AD54" w14:textId="77777777" w:rsidR="00386FF9" w:rsidRPr="009E5B8C" w:rsidRDefault="00386FF9" w:rsidP="00CF47EE">
      <w:r>
        <w:rPr>
          <w:rStyle w:val="FootnoteReference"/>
        </w:rPr>
        <w:footnoteRef/>
      </w:r>
      <w:r>
        <w:t xml:space="preserve"> The DCI's are semi-structural, in that they incorporate some biological data  in determining barrier passabilities, but do not consider other biological aspects, such as movement motivation.</w:t>
      </w:r>
    </w:p>
    <w:p w14:paraId="0BBA6934" w14:textId="77777777" w:rsidR="00386FF9" w:rsidRPr="00CF47EE" w:rsidRDefault="00386FF9">
      <w:pPr>
        <w:pStyle w:val="FootnoteText"/>
        <w:rPr>
          <w:lang w:val="en-US"/>
        </w:rPr>
      </w:pPr>
    </w:p>
  </w:footnote>
  <w:footnote w:id="4">
    <w:p w14:paraId="6F439C01" w14:textId="77777777" w:rsidR="00386FF9" w:rsidRPr="003A0D01" w:rsidRDefault="00386FF9" w:rsidP="00994780">
      <w:pPr>
        <w:pStyle w:val="FootnoteText"/>
        <w:rPr>
          <w:lang w:val="en-US"/>
        </w:rPr>
      </w:pPr>
      <w:r>
        <w:rPr>
          <w:rStyle w:val="FootnoteReference"/>
        </w:rPr>
        <w:footnoteRef/>
      </w:r>
      <w:r>
        <w:t xml:space="preserve"> </w:t>
      </w:r>
      <w:r>
        <w:rPr>
          <w:lang w:val="en-US"/>
        </w:rPr>
        <w:t>Sharealike - all work shared freely between all parties involved; similar to Creative Commons terminology.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42085"/>
    <w:multiLevelType w:val="hybridMultilevel"/>
    <w:tmpl w:val="19EE05E6"/>
    <w:lvl w:ilvl="0" w:tplc="0409000F">
      <w:start w:val="1"/>
      <w:numFmt w:val="decimal"/>
      <w:lvlText w:val="%1."/>
      <w:lvlJc w:val="left"/>
      <w:pPr>
        <w:ind w:left="806" w:hanging="360"/>
      </w:pPr>
    </w:lvl>
    <w:lvl w:ilvl="1" w:tplc="04090019">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 w15:restartNumberingAfterBreak="0">
    <w:nsid w:val="078122D9"/>
    <w:multiLevelType w:val="hybridMultilevel"/>
    <w:tmpl w:val="35D0D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74B33"/>
    <w:multiLevelType w:val="hybridMultilevel"/>
    <w:tmpl w:val="321CC89A"/>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3" w15:restartNumberingAfterBreak="0">
    <w:nsid w:val="0D162B56"/>
    <w:multiLevelType w:val="hybridMultilevel"/>
    <w:tmpl w:val="7DBAC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490C05"/>
    <w:multiLevelType w:val="hybridMultilevel"/>
    <w:tmpl w:val="75B888AC"/>
    <w:lvl w:ilvl="0" w:tplc="9E08330E">
      <w:start w:val="1"/>
      <w:numFmt w:val="decimal"/>
      <w:lvlText w:val="%1."/>
      <w:lvlJc w:val="left"/>
      <w:pPr>
        <w:ind w:left="446" w:hanging="360"/>
      </w:pPr>
      <w:rPr>
        <w:rFonts w:hint="default"/>
        <w:b w:val="0"/>
        <w:bCs/>
      </w:rPr>
    </w:lvl>
    <w:lvl w:ilvl="1" w:tplc="10090019" w:tentative="1">
      <w:start w:val="1"/>
      <w:numFmt w:val="lowerLetter"/>
      <w:lvlText w:val="%2."/>
      <w:lvlJc w:val="left"/>
      <w:pPr>
        <w:ind w:left="1166" w:hanging="360"/>
      </w:pPr>
    </w:lvl>
    <w:lvl w:ilvl="2" w:tplc="1009001B" w:tentative="1">
      <w:start w:val="1"/>
      <w:numFmt w:val="lowerRoman"/>
      <w:lvlText w:val="%3."/>
      <w:lvlJc w:val="right"/>
      <w:pPr>
        <w:ind w:left="1886" w:hanging="180"/>
      </w:pPr>
    </w:lvl>
    <w:lvl w:ilvl="3" w:tplc="1009000F" w:tentative="1">
      <w:start w:val="1"/>
      <w:numFmt w:val="decimal"/>
      <w:lvlText w:val="%4."/>
      <w:lvlJc w:val="left"/>
      <w:pPr>
        <w:ind w:left="2606" w:hanging="360"/>
      </w:pPr>
    </w:lvl>
    <w:lvl w:ilvl="4" w:tplc="10090019" w:tentative="1">
      <w:start w:val="1"/>
      <w:numFmt w:val="lowerLetter"/>
      <w:lvlText w:val="%5."/>
      <w:lvlJc w:val="left"/>
      <w:pPr>
        <w:ind w:left="3326" w:hanging="360"/>
      </w:pPr>
    </w:lvl>
    <w:lvl w:ilvl="5" w:tplc="1009001B" w:tentative="1">
      <w:start w:val="1"/>
      <w:numFmt w:val="lowerRoman"/>
      <w:lvlText w:val="%6."/>
      <w:lvlJc w:val="right"/>
      <w:pPr>
        <w:ind w:left="4046" w:hanging="180"/>
      </w:pPr>
    </w:lvl>
    <w:lvl w:ilvl="6" w:tplc="1009000F" w:tentative="1">
      <w:start w:val="1"/>
      <w:numFmt w:val="decimal"/>
      <w:lvlText w:val="%7."/>
      <w:lvlJc w:val="left"/>
      <w:pPr>
        <w:ind w:left="4766" w:hanging="360"/>
      </w:pPr>
    </w:lvl>
    <w:lvl w:ilvl="7" w:tplc="10090019" w:tentative="1">
      <w:start w:val="1"/>
      <w:numFmt w:val="lowerLetter"/>
      <w:lvlText w:val="%8."/>
      <w:lvlJc w:val="left"/>
      <w:pPr>
        <w:ind w:left="5486" w:hanging="360"/>
      </w:pPr>
    </w:lvl>
    <w:lvl w:ilvl="8" w:tplc="1009001B" w:tentative="1">
      <w:start w:val="1"/>
      <w:numFmt w:val="lowerRoman"/>
      <w:lvlText w:val="%9."/>
      <w:lvlJc w:val="right"/>
      <w:pPr>
        <w:ind w:left="6206" w:hanging="180"/>
      </w:pPr>
    </w:lvl>
  </w:abstractNum>
  <w:abstractNum w:abstractNumId="5" w15:restartNumberingAfterBreak="0">
    <w:nsid w:val="16667263"/>
    <w:multiLevelType w:val="hybridMultilevel"/>
    <w:tmpl w:val="DFF8D652"/>
    <w:lvl w:ilvl="0" w:tplc="8D8E170E">
      <w:start w:val="1"/>
      <w:numFmt w:val="decimal"/>
      <w:lvlText w:val="%1."/>
      <w:lvlJc w:val="left"/>
      <w:pPr>
        <w:ind w:left="446" w:hanging="360"/>
      </w:pPr>
      <w:rPr>
        <w:rFonts w:hint="default"/>
      </w:rPr>
    </w:lvl>
    <w:lvl w:ilvl="1" w:tplc="10090019" w:tentative="1">
      <w:start w:val="1"/>
      <w:numFmt w:val="lowerLetter"/>
      <w:lvlText w:val="%2."/>
      <w:lvlJc w:val="left"/>
      <w:pPr>
        <w:ind w:left="1166" w:hanging="360"/>
      </w:pPr>
    </w:lvl>
    <w:lvl w:ilvl="2" w:tplc="1009001B" w:tentative="1">
      <w:start w:val="1"/>
      <w:numFmt w:val="lowerRoman"/>
      <w:lvlText w:val="%3."/>
      <w:lvlJc w:val="right"/>
      <w:pPr>
        <w:ind w:left="1886" w:hanging="180"/>
      </w:pPr>
    </w:lvl>
    <w:lvl w:ilvl="3" w:tplc="1009000F" w:tentative="1">
      <w:start w:val="1"/>
      <w:numFmt w:val="decimal"/>
      <w:lvlText w:val="%4."/>
      <w:lvlJc w:val="left"/>
      <w:pPr>
        <w:ind w:left="2606" w:hanging="360"/>
      </w:pPr>
    </w:lvl>
    <w:lvl w:ilvl="4" w:tplc="10090019" w:tentative="1">
      <w:start w:val="1"/>
      <w:numFmt w:val="lowerLetter"/>
      <w:lvlText w:val="%5."/>
      <w:lvlJc w:val="left"/>
      <w:pPr>
        <w:ind w:left="3326" w:hanging="360"/>
      </w:pPr>
    </w:lvl>
    <w:lvl w:ilvl="5" w:tplc="1009001B" w:tentative="1">
      <w:start w:val="1"/>
      <w:numFmt w:val="lowerRoman"/>
      <w:lvlText w:val="%6."/>
      <w:lvlJc w:val="right"/>
      <w:pPr>
        <w:ind w:left="4046" w:hanging="180"/>
      </w:pPr>
    </w:lvl>
    <w:lvl w:ilvl="6" w:tplc="1009000F" w:tentative="1">
      <w:start w:val="1"/>
      <w:numFmt w:val="decimal"/>
      <w:lvlText w:val="%7."/>
      <w:lvlJc w:val="left"/>
      <w:pPr>
        <w:ind w:left="4766" w:hanging="360"/>
      </w:pPr>
    </w:lvl>
    <w:lvl w:ilvl="7" w:tplc="10090019" w:tentative="1">
      <w:start w:val="1"/>
      <w:numFmt w:val="lowerLetter"/>
      <w:lvlText w:val="%8."/>
      <w:lvlJc w:val="left"/>
      <w:pPr>
        <w:ind w:left="5486" w:hanging="360"/>
      </w:pPr>
    </w:lvl>
    <w:lvl w:ilvl="8" w:tplc="1009001B" w:tentative="1">
      <w:start w:val="1"/>
      <w:numFmt w:val="lowerRoman"/>
      <w:lvlText w:val="%9."/>
      <w:lvlJc w:val="right"/>
      <w:pPr>
        <w:ind w:left="6206" w:hanging="180"/>
      </w:pPr>
    </w:lvl>
  </w:abstractNum>
  <w:abstractNum w:abstractNumId="6" w15:restartNumberingAfterBreak="0">
    <w:nsid w:val="1BDC1065"/>
    <w:multiLevelType w:val="hybridMultilevel"/>
    <w:tmpl w:val="71F09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0155D6"/>
    <w:multiLevelType w:val="hybridMultilevel"/>
    <w:tmpl w:val="AC64F9D2"/>
    <w:lvl w:ilvl="0" w:tplc="772E859E">
      <w:start w:val="1"/>
      <w:numFmt w:val="decimal"/>
      <w:lvlText w:val="%1."/>
      <w:lvlJc w:val="left"/>
      <w:pPr>
        <w:ind w:left="806" w:hanging="360"/>
      </w:pPr>
      <w:rPr>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8" w15:restartNumberingAfterBreak="0">
    <w:nsid w:val="22D031A4"/>
    <w:multiLevelType w:val="hybridMultilevel"/>
    <w:tmpl w:val="7EE0D15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9" w15:restartNumberingAfterBreak="0">
    <w:nsid w:val="27900B11"/>
    <w:multiLevelType w:val="hybridMultilevel"/>
    <w:tmpl w:val="937CA976"/>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10" w15:restartNumberingAfterBreak="0">
    <w:nsid w:val="2BF75CB5"/>
    <w:multiLevelType w:val="hybridMultilevel"/>
    <w:tmpl w:val="7EE0D15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1" w15:restartNumberingAfterBreak="0">
    <w:nsid w:val="31C04846"/>
    <w:multiLevelType w:val="hybridMultilevel"/>
    <w:tmpl w:val="2BC20574"/>
    <w:lvl w:ilvl="0" w:tplc="772E859E">
      <w:start w:val="1"/>
      <w:numFmt w:val="decimal"/>
      <w:lvlText w:val="%1."/>
      <w:lvlJc w:val="left"/>
      <w:pPr>
        <w:ind w:left="892" w:hanging="360"/>
      </w:pPr>
      <w:rPr>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2" w15:restartNumberingAfterBreak="0">
    <w:nsid w:val="3477032E"/>
    <w:multiLevelType w:val="hybridMultilevel"/>
    <w:tmpl w:val="50C62384"/>
    <w:lvl w:ilvl="0" w:tplc="10090001">
      <w:start w:val="1"/>
      <w:numFmt w:val="bullet"/>
      <w:lvlText w:val=""/>
      <w:lvlJc w:val="left"/>
      <w:pPr>
        <w:ind w:left="806" w:hanging="360"/>
      </w:pPr>
      <w:rPr>
        <w:rFonts w:ascii="Symbol" w:hAnsi="Symbol" w:hint="default"/>
      </w:rPr>
    </w:lvl>
    <w:lvl w:ilvl="1" w:tplc="10090003" w:tentative="1">
      <w:start w:val="1"/>
      <w:numFmt w:val="bullet"/>
      <w:lvlText w:val="o"/>
      <w:lvlJc w:val="left"/>
      <w:pPr>
        <w:ind w:left="1526" w:hanging="360"/>
      </w:pPr>
      <w:rPr>
        <w:rFonts w:ascii="Courier New" w:hAnsi="Courier New" w:cs="Courier New" w:hint="default"/>
      </w:rPr>
    </w:lvl>
    <w:lvl w:ilvl="2" w:tplc="10090005" w:tentative="1">
      <w:start w:val="1"/>
      <w:numFmt w:val="bullet"/>
      <w:lvlText w:val=""/>
      <w:lvlJc w:val="left"/>
      <w:pPr>
        <w:ind w:left="2246" w:hanging="360"/>
      </w:pPr>
      <w:rPr>
        <w:rFonts w:ascii="Wingdings" w:hAnsi="Wingdings" w:hint="default"/>
      </w:rPr>
    </w:lvl>
    <w:lvl w:ilvl="3" w:tplc="10090001" w:tentative="1">
      <w:start w:val="1"/>
      <w:numFmt w:val="bullet"/>
      <w:lvlText w:val=""/>
      <w:lvlJc w:val="left"/>
      <w:pPr>
        <w:ind w:left="2966" w:hanging="360"/>
      </w:pPr>
      <w:rPr>
        <w:rFonts w:ascii="Symbol" w:hAnsi="Symbol" w:hint="default"/>
      </w:rPr>
    </w:lvl>
    <w:lvl w:ilvl="4" w:tplc="10090003" w:tentative="1">
      <w:start w:val="1"/>
      <w:numFmt w:val="bullet"/>
      <w:lvlText w:val="o"/>
      <w:lvlJc w:val="left"/>
      <w:pPr>
        <w:ind w:left="3686" w:hanging="360"/>
      </w:pPr>
      <w:rPr>
        <w:rFonts w:ascii="Courier New" w:hAnsi="Courier New" w:cs="Courier New" w:hint="default"/>
      </w:rPr>
    </w:lvl>
    <w:lvl w:ilvl="5" w:tplc="10090005" w:tentative="1">
      <w:start w:val="1"/>
      <w:numFmt w:val="bullet"/>
      <w:lvlText w:val=""/>
      <w:lvlJc w:val="left"/>
      <w:pPr>
        <w:ind w:left="4406" w:hanging="360"/>
      </w:pPr>
      <w:rPr>
        <w:rFonts w:ascii="Wingdings" w:hAnsi="Wingdings" w:hint="default"/>
      </w:rPr>
    </w:lvl>
    <w:lvl w:ilvl="6" w:tplc="10090001" w:tentative="1">
      <w:start w:val="1"/>
      <w:numFmt w:val="bullet"/>
      <w:lvlText w:val=""/>
      <w:lvlJc w:val="left"/>
      <w:pPr>
        <w:ind w:left="5126" w:hanging="360"/>
      </w:pPr>
      <w:rPr>
        <w:rFonts w:ascii="Symbol" w:hAnsi="Symbol" w:hint="default"/>
      </w:rPr>
    </w:lvl>
    <w:lvl w:ilvl="7" w:tplc="10090003" w:tentative="1">
      <w:start w:val="1"/>
      <w:numFmt w:val="bullet"/>
      <w:lvlText w:val="o"/>
      <w:lvlJc w:val="left"/>
      <w:pPr>
        <w:ind w:left="5846" w:hanging="360"/>
      </w:pPr>
      <w:rPr>
        <w:rFonts w:ascii="Courier New" w:hAnsi="Courier New" w:cs="Courier New" w:hint="default"/>
      </w:rPr>
    </w:lvl>
    <w:lvl w:ilvl="8" w:tplc="10090005" w:tentative="1">
      <w:start w:val="1"/>
      <w:numFmt w:val="bullet"/>
      <w:lvlText w:val=""/>
      <w:lvlJc w:val="left"/>
      <w:pPr>
        <w:ind w:left="6566" w:hanging="360"/>
      </w:pPr>
      <w:rPr>
        <w:rFonts w:ascii="Wingdings" w:hAnsi="Wingdings" w:hint="default"/>
      </w:rPr>
    </w:lvl>
  </w:abstractNum>
  <w:abstractNum w:abstractNumId="13" w15:restartNumberingAfterBreak="0">
    <w:nsid w:val="3E4770EC"/>
    <w:multiLevelType w:val="hybridMultilevel"/>
    <w:tmpl w:val="2E1A0E9E"/>
    <w:lvl w:ilvl="0" w:tplc="04090001">
      <w:start w:val="1"/>
      <w:numFmt w:val="bullet"/>
      <w:lvlText w:val=""/>
      <w:lvlJc w:val="left"/>
      <w:pPr>
        <w:ind w:left="892" w:hanging="360"/>
      </w:pPr>
      <w:rPr>
        <w:rFonts w:ascii="Symbol" w:hAnsi="Symbol" w:hint="default"/>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4" w15:restartNumberingAfterBreak="0">
    <w:nsid w:val="3F9F722B"/>
    <w:multiLevelType w:val="hybridMultilevel"/>
    <w:tmpl w:val="AB8A50C8"/>
    <w:lvl w:ilvl="0" w:tplc="C4F21212">
      <w:start w:val="1"/>
      <w:numFmt w:val="decimal"/>
      <w:lvlText w:val="%1."/>
      <w:lvlJc w:val="left"/>
      <w:pPr>
        <w:ind w:left="446" w:hanging="360"/>
      </w:pPr>
      <w:rPr>
        <w:rFonts w:hint="default"/>
      </w:rPr>
    </w:lvl>
    <w:lvl w:ilvl="1" w:tplc="10090019" w:tentative="1">
      <w:start w:val="1"/>
      <w:numFmt w:val="lowerLetter"/>
      <w:lvlText w:val="%2."/>
      <w:lvlJc w:val="left"/>
      <w:pPr>
        <w:ind w:left="1166" w:hanging="360"/>
      </w:pPr>
    </w:lvl>
    <w:lvl w:ilvl="2" w:tplc="1009001B" w:tentative="1">
      <w:start w:val="1"/>
      <w:numFmt w:val="lowerRoman"/>
      <w:lvlText w:val="%3."/>
      <w:lvlJc w:val="right"/>
      <w:pPr>
        <w:ind w:left="1886" w:hanging="180"/>
      </w:pPr>
    </w:lvl>
    <w:lvl w:ilvl="3" w:tplc="1009000F" w:tentative="1">
      <w:start w:val="1"/>
      <w:numFmt w:val="decimal"/>
      <w:lvlText w:val="%4."/>
      <w:lvlJc w:val="left"/>
      <w:pPr>
        <w:ind w:left="2606" w:hanging="360"/>
      </w:pPr>
    </w:lvl>
    <w:lvl w:ilvl="4" w:tplc="10090019" w:tentative="1">
      <w:start w:val="1"/>
      <w:numFmt w:val="lowerLetter"/>
      <w:lvlText w:val="%5."/>
      <w:lvlJc w:val="left"/>
      <w:pPr>
        <w:ind w:left="3326" w:hanging="360"/>
      </w:pPr>
    </w:lvl>
    <w:lvl w:ilvl="5" w:tplc="1009001B" w:tentative="1">
      <w:start w:val="1"/>
      <w:numFmt w:val="lowerRoman"/>
      <w:lvlText w:val="%6."/>
      <w:lvlJc w:val="right"/>
      <w:pPr>
        <w:ind w:left="4046" w:hanging="180"/>
      </w:pPr>
    </w:lvl>
    <w:lvl w:ilvl="6" w:tplc="1009000F" w:tentative="1">
      <w:start w:val="1"/>
      <w:numFmt w:val="decimal"/>
      <w:lvlText w:val="%7."/>
      <w:lvlJc w:val="left"/>
      <w:pPr>
        <w:ind w:left="4766" w:hanging="360"/>
      </w:pPr>
    </w:lvl>
    <w:lvl w:ilvl="7" w:tplc="10090019" w:tentative="1">
      <w:start w:val="1"/>
      <w:numFmt w:val="lowerLetter"/>
      <w:lvlText w:val="%8."/>
      <w:lvlJc w:val="left"/>
      <w:pPr>
        <w:ind w:left="5486" w:hanging="360"/>
      </w:pPr>
    </w:lvl>
    <w:lvl w:ilvl="8" w:tplc="1009001B" w:tentative="1">
      <w:start w:val="1"/>
      <w:numFmt w:val="lowerRoman"/>
      <w:lvlText w:val="%9."/>
      <w:lvlJc w:val="right"/>
      <w:pPr>
        <w:ind w:left="6206" w:hanging="180"/>
      </w:pPr>
    </w:lvl>
  </w:abstractNum>
  <w:abstractNum w:abstractNumId="15" w15:restartNumberingAfterBreak="0">
    <w:nsid w:val="564D1005"/>
    <w:multiLevelType w:val="hybridMultilevel"/>
    <w:tmpl w:val="6CFA2A20"/>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16" w15:restartNumberingAfterBreak="0">
    <w:nsid w:val="56EF49E5"/>
    <w:multiLevelType w:val="hybridMultilevel"/>
    <w:tmpl w:val="30101FCA"/>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7" w15:restartNumberingAfterBreak="0">
    <w:nsid w:val="594A2289"/>
    <w:multiLevelType w:val="hybridMultilevel"/>
    <w:tmpl w:val="2570BC18"/>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8" w15:restartNumberingAfterBreak="0">
    <w:nsid w:val="5C9638C7"/>
    <w:multiLevelType w:val="hybridMultilevel"/>
    <w:tmpl w:val="E132F50E"/>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9" w15:restartNumberingAfterBreak="0">
    <w:nsid w:val="5EC318E8"/>
    <w:multiLevelType w:val="hybridMultilevel"/>
    <w:tmpl w:val="4A7ABD30"/>
    <w:lvl w:ilvl="0" w:tplc="10090001">
      <w:start w:val="1"/>
      <w:numFmt w:val="bullet"/>
      <w:lvlText w:val=""/>
      <w:lvlJc w:val="left"/>
      <w:pPr>
        <w:ind w:left="806" w:hanging="360"/>
      </w:pPr>
      <w:rPr>
        <w:rFonts w:ascii="Symbol" w:hAnsi="Symbol" w:hint="default"/>
      </w:rPr>
    </w:lvl>
    <w:lvl w:ilvl="1" w:tplc="10090003" w:tentative="1">
      <w:start w:val="1"/>
      <w:numFmt w:val="bullet"/>
      <w:lvlText w:val="o"/>
      <w:lvlJc w:val="left"/>
      <w:pPr>
        <w:ind w:left="1526" w:hanging="360"/>
      </w:pPr>
      <w:rPr>
        <w:rFonts w:ascii="Courier New" w:hAnsi="Courier New" w:cs="Courier New" w:hint="default"/>
      </w:rPr>
    </w:lvl>
    <w:lvl w:ilvl="2" w:tplc="10090005" w:tentative="1">
      <w:start w:val="1"/>
      <w:numFmt w:val="bullet"/>
      <w:lvlText w:val=""/>
      <w:lvlJc w:val="left"/>
      <w:pPr>
        <w:ind w:left="2246" w:hanging="360"/>
      </w:pPr>
      <w:rPr>
        <w:rFonts w:ascii="Wingdings" w:hAnsi="Wingdings" w:hint="default"/>
      </w:rPr>
    </w:lvl>
    <w:lvl w:ilvl="3" w:tplc="10090001" w:tentative="1">
      <w:start w:val="1"/>
      <w:numFmt w:val="bullet"/>
      <w:lvlText w:val=""/>
      <w:lvlJc w:val="left"/>
      <w:pPr>
        <w:ind w:left="2966" w:hanging="360"/>
      </w:pPr>
      <w:rPr>
        <w:rFonts w:ascii="Symbol" w:hAnsi="Symbol" w:hint="default"/>
      </w:rPr>
    </w:lvl>
    <w:lvl w:ilvl="4" w:tplc="10090003" w:tentative="1">
      <w:start w:val="1"/>
      <w:numFmt w:val="bullet"/>
      <w:lvlText w:val="o"/>
      <w:lvlJc w:val="left"/>
      <w:pPr>
        <w:ind w:left="3686" w:hanging="360"/>
      </w:pPr>
      <w:rPr>
        <w:rFonts w:ascii="Courier New" w:hAnsi="Courier New" w:cs="Courier New" w:hint="default"/>
      </w:rPr>
    </w:lvl>
    <w:lvl w:ilvl="5" w:tplc="10090005" w:tentative="1">
      <w:start w:val="1"/>
      <w:numFmt w:val="bullet"/>
      <w:lvlText w:val=""/>
      <w:lvlJc w:val="left"/>
      <w:pPr>
        <w:ind w:left="4406" w:hanging="360"/>
      </w:pPr>
      <w:rPr>
        <w:rFonts w:ascii="Wingdings" w:hAnsi="Wingdings" w:hint="default"/>
      </w:rPr>
    </w:lvl>
    <w:lvl w:ilvl="6" w:tplc="10090001" w:tentative="1">
      <w:start w:val="1"/>
      <w:numFmt w:val="bullet"/>
      <w:lvlText w:val=""/>
      <w:lvlJc w:val="left"/>
      <w:pPr>
        <w:ind w:left="5126" w:hanging="360"/>
      </w:pPr>
      <w:rPr>
        <w:rFonts w:ascii="Symbol" w:hAnsi="Symbol" w:hint="default"/>
      </w:rPr>
    </w:lvl>
    <w:lvl w:ilvl="7" w:tplc="10090003" w:tentative="1">
      <w:start w:val="1"/>
      <w:numFmt w:val="bullet"/>
      <w:lvlText w:val="o"/>
      <w:lvlJc w:val="left"/>
      <w:pPr>
        <w:ind w:left="5846" w:hanging="360"/>
      </w:pPr>
      <w:rPr>
        <w:rFonts w:ascii="Courier New" w:hAnsi="Courier New" w:cs="Courier New" w:hint="default"/>
      </w:rPr>
    </w:lvl>
    <w:lvl w:ilvl="8" w:tplc="10090005" w:tentative="1">
      <w:start w:val="1"/>
      <w:numFmt w:val="bullet"/>
      <w:lvlText w:val=""/>
      <w:lvlJc w:val="left"/>
      <w:pPr>
        <w:ind w:left="6566" w:hanging="360"/>
      </w:pPr>
      <w:rPr>
        <w:rFonts w:ascii="Wingdings" w:hAnsi="Wingdings" w:hint="default"/>
      </w:rPr>
    </w:lvl>
  </w:abstractNum>
  <w:abstractNum w:abstractNumId="20" w15:restartNumberingAfterBreak="0">
    <w:nsid w:val="61CF1E14"/>
    <w:multiLevelType w:val="hybridMultilevel"/>
    <w:tmpl w:val="167049D0"/>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21" w15:restartNumberingAfterBreak="0">
    <w:nsid w:val="65A52DE4"/>
    <w:multiLevelType w:val="hybridMultilevel"/>
    <w:tmpl w:val="86BAF4F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2" w15:restartNumberingAfterBreak="0">
    <w:nsid w:val="68AE26C9"/>
    <w:multiLevelType w:val="hybridMultilevel"/>
    <w:tmpl w:val="72A80D0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23" w15:restartNumberingAfterBreak="0">
    <w:nsid w:val="6BE753F1"/>
    <w:multiLevelType w:val="hybridMultilevel"/>
    <w:tmpl w:val="26167D8E"/>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4" w15:restartNumberingAfterBreak="0">
    <w:nsid w:val="73A7311D"/>
    <w:multiLevelType w:val="hybridMultilevel"/>
    <w:tmpl w:val="E3607BF2"/>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16cid:durableId="1890920051">
    <w:abstractNumId w:val="1"/>
  </w:num>
  <w:num w:numId="2" w16cid:durableId="181626028">
    <w:abstractNumId w:val="21"/>
  </w:num>
  <w:num w:numId="3" w16cid:durableId="70782020">
    <w:abstractNumId w:val="2"/>
  </w:num>
  <w:num w:numId="4" w16cid:durableId="769815173">
    <w:abstractNumId w:val="9"/>
  </w:num>
  <w:num w:numId="5" w16cid:durableId="468327773">
    <w:abstractNumId w:val="0"/>
  </w:num>
  <w:num w:numId="6" w16cid:durableId="700009980">
    <w:abstractNumId w:val="18"/>
  </w:num>
  <w:num w:numId="7" w16cid:durableId="585189838">
    <w:abstractNumId w:val="20"/>
  </w:num>
  <w:num w:numId="8" w16cid:durableId="718162934">
    <w:abstractNumId w:val="3"/>
  </w:num>
  <w:num w:numId="9" w16cid:durableId="1964919566">
    <w:abstractNumId w:val="6"/>
  </w:num>
  <w:num w:numId="10" w16cid:durableId="819007404">
    <w:abstractNumId w:val="17"/>
  </w:num>
  <w:num w:numId="11" w16cid:durableId="996495853">
    <w:abstractNumId w:val="15"/>
  </w:num>
  <w:num w:numId="12" w16cid:durableId="429787674">
    <w:abstractNumId w:val="22"/>
  </w:num>
  <w:num w:numId="13" w16cid:durableId="1498031480">
    <w:abstractNumId w:val="10"/>
  </w:num>
  <w:num w:numId="14" w16cid:durableId="1332219723">
    <w:abstractNumId w:val="7"/>
  </w:num>
  <w:num w:numId="15" w16cid:durableId="843324347">
    <w:abstractNumId w:val="11"/>
  </w:num>
  <w:num w:numId="16" w16cid:durableId="281498385">
    <w:abstractNumId w:val="13"/>
  </w:num>
  <w:num w:numId="17" w16cid:durableId="620841519">
    <w:abstractNumId w:val="23"/>
  </w:num>
  <w:num w:numId="18" w16cid:durableId="2078823809">
    <w:abstractNumId w:val="16"/>
  </w:num>
  <w:num w:numId="19" w16cid:durableId="1729524373">
    <w:abstractNumId w:val="24"/>
  </w:num>
  <w:num w:numId="20" w16cid:durableId="1750229771">
    <w:abstractNumId w:val="8"/>
  </w:num>
  <w:num w:numId="21" w16cid:durableId="1246188894">
    <w:abstractNumId w:val="5"/>
  </w:num>
  <w:num w:numId="22" w16cid:durableId="2032603078">
    <w:abstractNumId w:val="19"/>
  </w:num>
  <w:num w:numId="23" w16cid:durableId="151725152">
    <w:abstractNumId w:val="12"/>
  </w:num>
  <w:num w:numId="24" w16cid:durableId="452410454">
    <w:abstractNumId w:val="4"/>
  </w:num>
  <w:num w:numId="25" w16cid:durableId="497355539">
    <w:abstractNumId w:val="14"/>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oldford@student.ubc.ca">
    <w15:presenceInfo w15:providerId="None" w15:userId="goldford@student.ubc.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style="mso-position-horizontal:center;mso-width-relative:margin;mso-height-relative:margin" fillcolor="none [2109]">
      <v:fill color="none [2109]"/>
      <o:colormru v:ext="edit" colors="#f8f8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820"/>
    <w:rsid w:val="000000A0"/>
    <w:rsid w:val="00004183"/>
    <w:rsid w:val="000043AC"/>
    <w:rsid w:val="00006969"/>
    <w:rsid w:val="00006D6D"/>
    <w:rsid w:val="00007124"/>
    <w:rsid w:val="00010EEE"/>
    <w:rsid w:val="0001208D"/>
    <w:rsid w:val="00013A9E"/>
    <w:rsid w:val="00014760"/>
    <w:rsid w:val="00014CFA"/>
    <w:rsid w:val="000156B5"/>
    <w:rsid w:val="00016AC1"/>
    <w:rsid w:val="00017CFE"/>
    <w:rsid w:val="00023FA3"/>
    <w:rsid w:val="0002504A"/>
    <w:rsid w:val="000319DB"/>
    <w:rsid w:val="00031F9C"/>
    <w:rsid w:val="0003316C"/>
    <w:rsid w:val="00034975"/>
    <w:rsid w:val="00036823"/>
    <w:rsid w:val="00040A66"/>
    <w:rsid w:val="0004138A"/>
    <w:rsid w:val="0004229F"/>
    <w:rsid w:val="00042E31"/>
    <w:rsid w:val="00042F0B"/>
    <w:rsid w:val="00044175"/>
    <w:rsid w:val="00044452"/>
    <w:rsid w:val="00044E27"/>
    <w:rsid w:val="0005446C"/>
    <w:rsid w:val="0005667D"/>
    <w:rsid w:val="00057968"/>
    <w:rsid w:val="0006276B"/>
    <w:rsid w:val="0006424C"/>
    <w:rsid w:val="00071248"/>
    <w:rsid w:val="000716EF"/>
    <w:rsid w:val="000728EA"/>
    <w:rsid w:val="0007556E"/>
    <w:rsid w:val="00080F71"/>
    <w:rsid w:val="000816F9"/>
    <w:rsid w:val="000817DA"/>
    <w:rsid w:val="000863D3"/>
    <w:rsid w:val="000914B7"/>
    <w:rsid w:val="0009292D"/>
    <w:rsid w:val="0009564D"/>
    <w:rsid w:val="000A0A01"/>
    <w:rsid w:val="000A0D51"/>
    <w:rsid w:val="000A33F7"/>
    <w:rsid w:val="000A5462"/>
    <w:rsid w:val="000A64CC"/>
    <w:rsid w:val="000A6F0E"/>
    <w:rsid w:val="000A743B"/>
    <w:rsid w:val="000A795D"/>
    <w:rsid w:val="000B27AD"/>
    <w:rsid w:val="000B3F84"/>
    <w:rsid w:val="000B4D21"/>
    <w:rsid w:val="000B507B"/>
    <w:rsid w:val="000B67C3"/>
    <w:rsid w:val="000B73D4"/>
    <w:rsid w:val="000B7AA0"/>
    <w:rsid w:val="000C148D"/>
    <w:rsid w:val="000C2568"/>
    <w:rsid w:val="000C3B21"/>
    <w:rsid w:val="000C3E85"/>
    <w:rsid w:val="000C58C6"/>
    <w:rsid w:val="000D05A9"/>
    <w:rsid w:val="000D25FB"/>
    <w:rsid w:val="000D6324"/>
    <w:rsid w:val="000D7FF2"/>
    <w:rsid w:val="000E0A66"/>
    <w:rsid w:val="000E0E1D"/>
    <w:rsid w:val="000E3AAB"/>
    <w:rsid w:val="000E3D49"/>
    <w:rsid w:val="000E45DD"/>
    <w:rsid w:val="000E4759"/>
    <w:rsid w:val="000E4A1C"/>
    <w:rsid w:val="000E4FC0"/>
    <w:rsid w:val="000E7919"/>
    <w:rsid w:val="000F13C3"/>
    <w:rsid w:val="000F157D"/>
    <w:rsid w:val="000F633E"/>
    <w:rsid w:val="000F7D14"/>
    <w:rsid w:val="001002E8"/>
    <w:rsid w:val="00100EA1"/>
    <w:rsid w:val="0010292B"/>
    <w:rsid w:val="00102B09"/>
    <w:rsid w:val="00106545"/>
    <w:rsid w:val="00106C25"/>
    <w:rsid w:val="001074A6"/>
    <w:rsid w:val="00107D41"/>
    <w:rsid w:val="00111C92"/>
    <w:rsid w:val="00113273"/>
    <w:rsid w:val="00122FBC"/>
    <w:rsid w:val="00123B3B"/>
    <w:rsid w:val="0012550B"/>
    <w:rsid w:val="001260A5"/>
    <w:rsid w:val="00127AC3"/>
    <w:rsid w:val="00134BC6"/>
    <w:rsid w:val="0013536F"/>
    <w:rsid w:val="001355C2"/>
    <w:rsid w:val="00135B91"/>
    <w:rsid w:val="001367EB"/>
    <w:rsid w:val="00137A40"/>
    <w:rsid w:val="00140456"/>
    <w:rsid w:val="00140D5B"/>
    <w:rsid w:val="00141425"/>
    <w:rsid w:val="0014193A"/>
    <w:rsid w:val="00154FFB"/>
    <w:rsid w:val="00156040"/>
    <w:rsid w:val="00156E4E"/>
    <w:rsid w:val="00161A6F"/>
    <w:rsid w:val="00162BD4"/>
    <w:rsid w:val="00162DDC"/>
    <w:rsid w:val="001630B9"/>
    <w:rsid w:val="001652AC"/>
    <w:rsid w:val="0016539F"/>
    <w:rsid w:val="0016618A"/>
    <w:rsid w:val="00171362"/>
    <w:rsid w:val="001725F2"/>
    <w:rsid w:val="001737EF"/>
    <w:rsid w:val="00174891"/>
    <w:rsid w:val="00174A44"/>
    <w:rsid w:val="0017529F"/>
    <w:rsid w:val="00177328"/>
    <w:rsid w:val="0017741C"/>
    <w:rsid w:val="00181930"/>
    <w:rsid w:val="001847AF"/>
    <w:rsid w:val="001854C9"/>
    <w:rsid w:val="00187FF3"/>
    <w:rsid w:val="00190B6F"/>
    <w:rsid w:val="00190EB9"/>
    <w:rsid w:val="001923EE"/>
    <w:rsid w:val="00194A7D"/>
    <w:rsid w:val="00194D21"/>
    <w:rsid w:val="0019505D"/>
    <w:rsid w:val="00196BA4"/>
    <w:rsid w:val="0019711B"/>
    <w:rsid w:val="001A0B13"/>
    <w:rsid w:val="001A0B9E"/>
    <w:rsid w:val="001A52A4"/>
    <w:rsid w:val="001A5614"/>
    <w:rsid w:val="001A7D6A"/>
    <w:rsid w:val="001B068C"/>
    <w:rsid w:val="001B18FD"/>
    <w:rsid w:val="001B2F4B"/>
    <w:rsid w:val="001B3C37"/>
    <w:rsid w:val="001B622E"/>
    <w:rsid w:val="001B6450"/>
    <w:rsid w:val="001B78E6"/>
    <w:rsid w:val="001C0581"/>
    <w:rsid w:val="001C356A"/>
    <w:rsid w:val="001C4CF6"/>
    <w:rsid w:val="001C682E"/>
    <w:rsid w:val="001C745C"/>
    <w:rsid w:val="001D0F13"/>
    <w:rsid w:val="001D129C"/>
    <w:rsid w:val="001D3329"/>
    <w:rsid w:val="001D333F"/>
    <w:rsid w:val="001D3950"/>
    <w:rsid w:val="001D51EB"/>
    <w:rsid w:val="001D5650"/>
    <w:rsid w:val="001D6E41"/>
    <w:rsid w:val="001D75E5"/>
    <w:rsid w:val="001E081D"/>
    <w:rsid w:val="001E09AF"/>
    <w:rsid w:val="001E0ED3"/>
    <w:rsid w:val="001E40F0"/>
    <w:rsid w:val="001E41DE"/>
    <w:rsid w:val="001E4D8C"/>
    <w:rsid w:val="001E668A"/>
    <w:rsid w:val="001E7DE0"/>
    <w:rsid w:val="001F5B83"/>
    <w:rsid w:val="001F6B02"/>
    <w:rsid w:val="00203AA9"/>
    <w:rsid w:val="00203C09"/>
    <w:rsid w:val="002043AC"/>
    <w:rsid w:val="0020649F"/>
    <w:rsid w:val="0020654D"/>
    <w:rsid w:val="00207B8C"/>
    <w:rsid w:val="00211566"/>
    <w:rsid w:val="00211B83"/>
    <w:rsid w:val="00211FA4"/>
    <w:rsid w:val="00212FF5"/>
    <w:rsid w:val="0021435C"/>
    <w:rsid w:val="00214B4D"/>
    <w:rsid w:val="00215AEB"/>
    <w:rsid w:val="002176FE"/>
    <w:rsid w:val="0022347A"/>
    <w:rsid w:val="00227602"/>
    <w:rsid w:val="002309E2"/>
    <w:rsid w:val="00230E0E"/>
    <w:rsid w:val="002322A2"/>
    <w:rsid w:val="0023278A"/>
    <w:rsid w:val="002330D3"/>
    <w:rsid w:val="00233B66"/>
    <w:rsid w:val="00234FC3"/>
    <w:rsid w:val="002351B1"/>
    <w:rsid w:val="00236A18"/>
    <w:rsid w:val="00236FE4"/>
    <w:rsid w:val="00240CB3"/>
    <w:rsid w:val="0024169A"/>
    <w:rsid w:val="00241B7B"/>
    <w:rsid w:val="00242BB7"/>
    <w:rsid w:val="002456BF"/>
    <w:rsid w:val="002461A6"/>
    <w:rsid w:val="002469A9"/>
    <w:rsid w:val="00247123"/>
    <w:rsid w:val="00247184"/>
    <w:rsid w:val="00250F88"/>
    <w:rsid w:val="002528B1"/>
    <w:rsid w:val="00252E51"/>
    <w:rsid w:val="00254686"/>
    <w:rsid w:val="0025783F"/>
    <w:rsid w:val="00262E49"/>
    <w:rsid w:val="00262F4E"/>
    <w:rsid w:val="00267C12"/>
    <w:rsid w:val="002704B5"/>
    <w:rsid w:val="00270784"/>
    <w:rsid w:val="002713E7"/>
    <w:rsid w:val="0027141E"/>
    <w:rsid w:val="00271A2E"/>
    <w:rsid w:val="002720C2"/>
    <w:rsid w:val="002723FB"/>
    <w:rsid w:val="002728AB"/>
    <w:rsid w:val="002752B6"/>
    <w:rsid w:val="0027574B"/>
    <w:rsid w:val="002808C1"/>
    <w:rsid w:val="00283791"/>
    <w:rsid w:val="00283A0E"/>
    <w:rsid w:val="00285D11"/>
    <w:rsid w:val="0028740B"/>
    <w:rsid w:val="00287F55"/>
    <w:rsid w:val="002924BE"/>
    <w:rsid w:val="00293723"/>
    <w:rsid w:val="002956B0"/>
    <w:rsid w:val="0029723C"/>
    <w:rsid w:val="00297BB8"/>
    <w:rsid w:val="002A10B1"/>
    <w:rsid w:val="002A3058"/>
    <w:rsid w:val="002A562B"/>
    <w:rsid w:val="002A5677"/>
    <w:rsid w:val="002B24C8"/>
    <w:rsid w:val="002B2AA4"/>
    <w:rsid w:val="002B3A07"/>
    <w:rsid w:val="002B40A4"/>
    <w:rsid w:val="002B59E6"/>
    <w:rsid w:val="002C2922"/>
    <w:rsid w:val="002C2BC0"/>
    <w:rsid w:val="002C315E"/>
    <w:rsid w:val="002C4006"/>
    <w:rsid w:val="002C59E9"/>
    <w:rsid w:val="002C63AF"/>
    <w:rsid w:val="002C701D"/>
    <w:rsid w:val="002D1C46"/>
    <w:rsid w:val="002D3654"/>
    <w:rsid w:val="002E348E"/>
    <w:rsid w:val="002E387E"/>
    <w:rsid w:val="002E5181"/>
    <w:rsid w:val="002E69AA"/>
    <w:rsid w:val="002E6B80"/>
    <w:rsid w:val="002F4A5C"/>
    <w:rsid w:val="002F4A7A"/>
    <w:rsid w:val="0030046A"/>
    <w:rsid w:val="00300988"/>
    <w:rsid w:val="00302A90"/>
    <w:rsid w:val="003062CF"/>
    <w:rsid w:val="003076C0"/>
    <w:rsid w:val="0031112E"/>
    <w:rsid w:val="00312663"/>
    <w:rsid w:val="00316194"/>
    <w:rsid w:val="003170F7"/>
    <w:rsid w:val="00317A06"/>
    <w:rsid w:val="00321098"/>
    <w:rsid w:val="003219DB"/>
    <w:rsid w:val="003234BA"/>
    <w:rsid w:val="003256FC"/>
    <w:rsid w:val="00325B36"/>
    <w:rsid w:val="00327E90"/>
    <w:rsid w:val="00330E1C"/>
    <w:rsid w:val="00331420"/>
    <w:rsid w:val="00331D03"/>
    <w:rsid w:val="003323A0"/>
    <w:rsid w:val="003365A4"/>
    <w:rsid w:val="00336D75"/>
    <w:rsid w:val="00342648"/>
    <w:rsid w:val="00346C54"/>
    <w:rsid w:val="0035036F"/>
    <w:rsid w:val="00350B91"/>
    <w:rsid w:val="00350ED0"/>
    <w:rsid w:val="003511FF"/>
    <w:rsid w:val="0035154D"/>
    <w:rsid w:val="0035582A"/>
    <w:rsid w:val="00355872"/>
    <w:rsid w:val="00357C93"/>
    <w:rsid w:val="00357CC2"/>
    <w:rsid w:val="00357ECD"/>
    <w:rsid w:val="00361B25"/>
    <w:rsid w:val="00361B36"/>
    <w:rsid w:val="003634D7"/>
    <w:rsid w:val="00363D81"/>
    <w:rsid w:val="00365345"/>
    <w:rsid w:val="003667C2"/>
    <w:rsid w:val="00366987"/>
    <w:rsid w:val="003672BB"/>
    <w:rsid w:val="0036733B"/>
    <w:rsid w:val="00374CBA"/>
    <w:rsid w:val="00375674"/>
    <w:rsid w:val="003756A0"/>
    <w:rsid w:val="003757A9"/>
    <w:rsid w:val="003763B6"/>
    <w:rsid w:val="003802AC"/>
    <w:rsid w:val="00381A9D"/>
    <w:rsid w:val="00381C9C"/>
    <w:rsid w:val="00381D9A"/>
    <w:rsid w:val="00382448"/>
    <w:rsid w:val="00382F03"/>
    <w:rsid w:val="00384E48"/>
    <w:rsid w:val="00386073"/>
    <w:rsid w:val="00386379"/>
    <w:rsid w:val="00386796"/>
    <w:rsid w:val="00386FF9"/>
    <w:rsid w:val="00392A55"/>
    <w:rsid w:val="00393930"/>
    <w:rsid w:val="003939E4"/>
    <w:rsid w:val="0039488B"/>
    <w:rsid w:val="003961F9"/>
    <w:rsid w:val="003A0318"/>
    <w:rsid w:val="003A0D01"/>
    <w:rsid w:val="003A1D4C"/>
    <w:rsid w:val="003A365F"/>
    <w:rsid w:val="003A5B77"/>
    <w:rsid w:val="003B1EB4"/>
    <w:rsid w:val="003B1FBC"/>
    <w:rsid w:val="003B62C3"/>
    <w:rsid w:val="003B79BA"/>
    <w:rsid w:val="003C0CDE"/>
    <w:rsid w:val="003C0E9A"/>
    <w:rsid w:val="003C17A9"/>
    <w:rsid w:val="003C19A8"/>
    <w:rsid w:val="003C3202"/>
    <w:rsid w:val="003C45CF"/>
    <w:rsid w:val="003C62F8"/>
    <w:rsid w:val="003C7281"/>
    <w:rsid w:val="003D1E7E"/>
    <w:rsid w:val="003D2464"/>
    <w:rsid w:val="003D35C4"/>
    <w:rsid w:val="003D5B5A"/>
    <w:rsid w:val="003D5DD1"/>
    <w:rsid w:val="003D768F"/>
    <w:rsid w:val="003E2366"/>
    <w:rsid w:val="003E277F"/>
    <w:rsid w:val="003E29B0"/>
    <w:rsid w:val="003E5102"/>
    <w:rsid w:val="003F0140"/>
    <w:rsid w:val="003F028A"/>
    <w:rsid w:val="003F13CC"/>
    <w:rsid w:val="003F3C62"/>
    <w:rsid w:val="003F45D9"/>
    <w:rsid w:val="003F4D40"/>
    <w:rsid w:val="003F5750"/>
    <w:rsid w:val="00404857"/>
    <w:rsid w:val="004055FC"/>
    <w:rsid w:val="00407E04"/>
    <w:rsid w:val="00413176"/>
    <w:rsid w:val="00413CA9"/>
    <w:rsid w:val="00417765"/>
    <w:rsid w:val="00417A14"/>
    <w:rsid w:val="0042325B"/>
    <w:rsid w:val="00423EA0"/>
    <w:rsid w:val="00426B47"/>
    <w:rsid w:val="004301B6"/>
    <w:rsid w:val="00433943"/>
    <w:rsid w:val="00435096"/>
    <w:rsid w:val="0043604A"/>
    <w:rsid w:val="00436858"/>
    <w:rsid w:val="00443544"/>
    <w:rsid w:val="004458DE"/>
    <w:rsid w:val="00451022"/>
    <w:rsid w:val="004516FC"/>
    <w:rsid w:val="0045345D"/>
    <w:rsid w:val="004544D1"/>
    <w:rsid w:val="0045668F"/>
    <w:rsid w:val="00456AF2"/>
    <w:rsid w:val="0046081D"/>
    <w:rsid w:val="00460FA8"/>
    <w:rsid w:val="0046213B"/>
    <w:rsid w:val="00462BED"/>
    <w:rsid w:val="004655EC"/>
    <w:rsid w:val="00467393"/>
    <w:rsid w:val="0046762D"/>
    <w:rsid w:val="00470FAA"/>
    <w:rsid w:val="0047397B"/>
    <w:rsid w:val="00475463"/>
    <w:rsid w:val="0047640B"/>
    <w:rsid w:val="00482A9A"/>
    <w:rsid w:val="00483344"/>
    <w:rsid w:val="00483F83"/>
    <w:rsid w:val="00484DC2"/>
    <w:rsid w:val="00485C70"/>
    <w:rsid w:val="00487626"/>
    <w:rsid w:val="0049008C"/>
    <w:rsid w:val="00490E51"/>
    <w:rsid w:val="004961CF"/>
    <w:rsid w:val="00496224"/>
    <w:rsid w:val="004A0A71"/>
    <w:rsid w:val="004A4D2A"/>
    <w:rsid w:val="004B21CC"/>
    <w:rsid w:val="004B43B3"/>
    <w:rsid w:val="004B4E4C"/>
    <w:rsid w:val="004B58E2"/>
    <w:rsid w:val="004B61DB"/>
    <w:rsid w:val="004C2930"/>
    <w:rsid w:val="004C2FF6"/>
    <w:rsid w:val="004C32A9"/>
    <w:rsid w:val="004C562B"/>
    <w:rsid w:val="004C5C58"/>
    <w:rsid w:val="004C62BF"/>
    <w:rsid w:val="004C7873"/>
    <w:rsid w:val="004D12CC"/>
    <w:rsid w:val="004D17AA"/>
    <w:rsid w:val="004D1AFA"/>
    <w:rsid w:val="004D3AB5"/>
    <w:rsid w:val="004D481D"/>
    <w:rsid w:val="004D6A1A"/>
    <w:rsid w:val="004D78C1"/>
    <w:rsid w:val="004D7A08"/>
    <w:rsid w:val="004E13DB"/>
    <w:rsid w:val="004E2252"/>
    <w:rsid w:val="004E42A2"/>
    <w:rsid w:val="004E53B5"/>
    <w:rsid w:val="004E5D0D"/>
    <w:rsid w:val="004F36E9"/>
    <w:rsid w:val="004F5D0C"/>
    <w:rsid w:val="005007B0"/>
    <w:rsid w:val="005029CF"/>
    <w:rsid w:val="00504D19"/>
    <w:rsid w:val="005057FE"/>
    <w:rsid w:val="00506FCC"/>
    <w:rsid w:val="00507F26"/>
    <w:rsid w:val="00511700"/>
    <w:rsid w:val="005120A4"/>
    <w:rsid w:val="005171B6"/>
    <w:rsid w:val="00520648"/>
    <w:rsid w:val="00522CA9"/>
    <w:rsid w:val="00524A0C"/>
    <w:rsid w:val="00524CAD"/>
    <w:rsid w:val="005263D3"/>
    <w:rsid w:val="00531A1B"/>
    <w:rsid w:val="00533831"/>
    <w:rsid w:val="005343F7"/>
    <w:rsid w:val="005400EB"/>
    <w:rsid w:val="00541075"/>
    <w:rsid w:val="005422E9"/>
    <w:rsid w:val="0054370E"/>
    <w:rsid w:val="00544A12"/>
    <w:rsid w:val="00544CB6"/>
    <w:rsid w:val="00546A15"/>
    <w:rsid w:val="005478D2"/>
    <w:rsid w:val="0055037E"/>
    <w:rsid w:val="00552F4C"/>
    <w:rsid w:val="00554CE5"/>
    <w:rsid w:val="005559DC"/>
    <w:rsid w:val="0055638E"/>
    <w:rsid w:val="00557617"/>
    <w:rsid w:val="00560302"/>
    <w:rsid w:val="00560A7D"/>
    <w:rsid w:val="00562527"/>
    <w:rsid w:val="00567586"/>
    <w:rsid w:val="00570067"/>
    <w:rsid w:val="005724D2"/>
    <w:rsid w:val="00572DED"/>
    <w:rsid w:val="005736CD"/>
    <w:rsid w:val="00575D3F"/>
    <w:rsid w:val="005805FA"/>
    <w:rsid w:val="00580AE2"/>
    <w:rsid w:val="00581D89"/>
    <w:rsid w:val="00583D74"/>
    <w:rsid w:val="005865DD"/>
    <w:rsid w:val="00590380"/>
    <w:rsid w:val="005958D6"/>
    <w:rsid w:val="0059611F"/>
    <w:rsid w:val="005A0F5E"/>
    <w:rsid w:val="005A5B05"/>
    <w:rsid w:val="005B031C"/>
    <w:rsid w:val="005B049C"/>
    <w:rsid w:val="005B1BE7"/>
    <w:rsid w:val="005B1FF5"/>
    <w:rsid w:val="005B439A"/>
    <w:rsid w:val="005B5719"/>
    <w:rsid w:val="005B7389"/>
    <w:rsid w:val="005B75CD"/>
    <w:rsid w:val="005C22E1"/>
    <w:rsid w:val="005C2852"/>
    <w:rsid w:val="005C3FCA"/>
    <w:rsid w:val="005C79A5"/>
    <w:rsid w:val="005D0881"/>
    <w:rsid w:val="005D1102"/>
    <w:rsid w:val="005D1FD8"/>
    <w:rsid w:val="005D4A7B"/>
    <w:rsid w:val="005D71DC"/>
    <w:rsid w:val="005D7FDE"/>
    <w:rsid w:val="005E004C"/>
    <w:rsid w:val="005E2081"/>
    <w:rsid w:val="005E4D96"/>
    <w:rsid w:val="005E4FC3"/>
    <w:rsid w:val="005E6B53"/>
    <w:rsid w:val="005E6B92"/>
    <w:rsid w:val="005F096B"/>
    <w:rsid w:val="005F17DA"/>
    <w:rsid w:val="005F1A51"/>
    <w:rsid w:val="005F5BEE"/>
    <w:rsid w:val="005F7713"/>
    <w:rsid w:val="005F7F2D"/>
    <w:rsid w:val="00601D29"/>
    <w:rsid w:val="00604338"/>
    <w:rsid w:val="006069C8"/>
    <w:rsid w:val="006132D7"/>
    <w:rsid w:val="00613EF0"/>
    <w:rsid w:val="0061478C"/>
    <w:rsid w:val="00614E3C"/>
    <w:rsid w:val="00615437"/>
    <w:rsid w:val="0061548F"/>
    <w:rsid w:val="00615C95"/>
    <w:rsid w:val="00616E99"/>
    <w:rsid w:val="006173E3"/>
    <w:rsid w:val="006200DC"/>
    <w:rsid w:val="00624FBE"/>
    <w:rsid w:val="00625E00"/>
    <w:rsid w:val="00626798"/>
    <w:rsid w:val="00631335"/>
    <w:rsid w:val="006314A1"/>
    <w:rsid w:val="006319E3"/>
    <w:rsid w:val="00632E3C"/>
    <w:rsid w:val="00632E91"/>
    <w:rsid w:val="006346F2"/>
    <w:rsid w:val="006435E8"/>
    <w:rsid w:val="00643D18"/>
    <w:rsid w:val="00645C4D"/>
    <w:rsid w:val="00647E0E"/>
    <w:rsid w:val="0065066D"/>
    <w:rsid w:val="006526EF"/>
    <w:rsid w:val="00652BC8"/>
    <w:rsid w:val="006533DD"/>
    <w:rsid w:val="00653753"/>
    <w:rsid w:val="0065439C"/>
    <w:rsid w:val="00654FEA"/>
    <w:rsid w:val="0065650C"/>
    <w:rsid w:val="0066021A"/>
    <w:rsid w:val="00663035"/>
    <w:rsid w:val="00663B42"/>
    <w:rsid w:val="006647A3"/>
    <w:rsid w:val="006668C5"/>
    <w:rsid w:val="0067019D"/>
    <w:rsid w:val="0067159D"/>
    <w:rsid w:val="006758DF"/>
    <w:rsid w:val="00675EB3"/>
    <w:rsid w:val="00677537"/>
    <w:rsid w:val="006775D4"/>
    <w:rsid w:val="00677EC9"/>
    <w:rsid w:val="00677F31"/>
    <w:rsid w:val="006815ED"/>
    <w:rsid w:val="006820F8"/>
    <w:rsid w:val="00684BED"/>
    <w:rsid w:val="00690713"/>
    <w:rsid w:val="0069365E"/>
    <w:rsid w:val="00693994"/>
    <w:rsid w:val="00695456"/>
    <w:rsid w:val="0069784C"/>
    <w:rsid w:val="006A0D96"/>
    <w:rsid w:val="006A1CEF"/>
    <w:rsid w:val="006A718D"/>
    <w:rsid w:val="006B39A3"/>
    <w:rsid w:val="006B523A"/>
    <w:rsid w:val="006C4181"/>
    <w:rsid w:val="006C527B"/>
    <w:rsid w:val="006C528C"/>
    <w:rsid w:val="006C64C1"/>
    <w:rsid w:val="006C71B1"/>
    <w:rsid w:val="006D0F9C"/>
    <w:rsid w:val="006D2D88"/>
    <w:rsid w:val="006D3DF6"/>
    <w:rsid w:val="006D4DBB"/>
    <w:rsid w:val="006D50F5"/>
    <w:rsid w:val="006D70CB"/>
    <w:rsid w:val="006D73AF"/>
    <w:rsid w:val="006D7B50"/>
    <w:rsid w:val="006E07FD"/>
    <w:rsid w:val="006E0D8F"/>
    <w:rsid w:val="006E1613"/>
    <w:rsid w:val="006E34B6"/>
    <w:rsid w:val="006E4DC7"/>
    <w:rsid w:val="006E5F4E"/>
    <w:rsid w:val="006E6458"/>
    <w:rsid w:val="006E7DBB"/>
    <w:rsid w:val="006F3C19"/>
    <w:rsid w:val="006F5A70"/>
    <w:rsid w:val="0070113C"/>
    <w:rsid w:val="00702ABB"/>
    <w:rsid w:val="00707DBD"/>
    <w:rsid w:val="0071068A"/>
    <w:rsid w:val="00710E0C"/>
    <w:rsid w:val="00711E12"/>
    <w:rsid w:val="0071565B"/>
    <w:rsid w:val="00720AA4"/>
    <w:rsid w:val="0072152E"/>
    <w:rsid w:val="00721DD2"/>
    <w:rsid w:val="00722513"/>
    <w:rsid w:val="007226FA"/>
    <w:rsid w:val="0072307B"/>
    <w:rsid w:val="00723FAC"/>
    <w:rsid w:val="00724A6F"/>
    <w:rsid w:val="00724D21"/>
    <w:rsid w:val="00724FF4"/>
    <w:rsid w:val="00726F9F"/>
    <w:rsid w:val="00733EDB"/>
    <w:rsid w:val="007368CA"/>
    <w:rsid w:val="00740586"/>
    <w:rsid w:val="00740F96"/>
    <w:rsid w:val="0074220F"/>
    <w:rsid w:val="0074232A"/>
    <w:rsid w:val="00742524"/>
    <w:rsid w:val="00742ABF"/>
    <w:rsid w:val="00745021"/>
    <w:rsid w:val="00745950"/>
    <w:rsid w:val="00745996"/>
    <w:rsid w:val="00750E93"/>
    <w:rsid w:val="0075405A"/>
    <w:rsid w:val="00756736"/>
    <w:rsid w:val="00760B64"/>
    <w:rsid w:val="00764354"/>
    <w:rsid w:val="00765921"/>
    <w:rsid w:val="00767A94"/>
    <w:rsid w:val="00767C00"/>
    <w:rsid w:val="00770A05"/>
    <w:rsid w:val="0077543E"/>
    <w:rsid w:val="00775645"/>
    <w:rsid w:val="00777EA6"/>
    <w:rsid w:val="007860AF"/>
    <w:rsid w:val="00790739"/>
    <w:rsid w:val="00790E91"/>
    <w:rsid w:val="0079248E"/>
    <w:rsid w:val="0079598D"/>
    <w:rsid w:val="00796D5D"/>
    <w:rsid w:val="00797F92"/>
    <w:rsid w:val="007A054A"/>
    <w:rsid w:val="007A0CCC"/>
    <w:rsid w:val="007A0CFC"/>
    <w:rsid w:val="007A5A4F"/>
    <w:rsid w:val="007B3A1E"/>
    <w:rsid w:val="007B3A5A"/>
    <w:rsid w:val="007B5C59"/>
    <w:rsid w:val="007B69F2"/>
    <w:rsid w:val="007B6EEA"/>
    <w:rsid w:val="007B7798"/>
    <w:rsid w:val="007B7BDF"/>
    <w:rsid w:val="007B7CC0"/>
    <w:rsid w:val="007C0B82"/>
    <w:rsid w:val="007C0FE7"/>
    <w:rsid w:val="007C19E1"/>
    <w:rsid w:val="007C7444"/>
    <w:rsid w:val="007D100A"/>
    <w:rsid w:val="007D232D"/>
    <w:rsid w:val="007D511D"/>
    <w:rsid w:val="007D6709"/>
    <w:rsid w:val="007D7B3F"/>
    <w:rsid w:val="007E1032"/>
    <w:rsid w:val="007E3909"/>
    <w:rsid w:val="007E3BF5"/>
    <w:rsid w:val="007F012C"/>
    <w:rsid w:val="007F1A37"/>
    <w:rsid w:val="007F2E6B"/>
    <w:rsid w:val="007F38D0"/>
    <w:rsid w:val="007F5A75"/>
    <w:rsid w:val="007F7243"/>
    <w:rsid w:val="007F7381"/>
    <w:rsid w:val="00803CC9"/>
    <w:rsid w:val="008050F7"/>
    <w:rsid w:val="00806D74"/>
    <w:rsid w:val="008074BE"/>
    <w:rsid w:val="00807C13"/>
    <w:rsid w:val="00813820"/>
    <w:rsid w:val="00814603"/>
    <w:rsid w:val="008147E6"/>
    <w:rsid w:val="00815593"/>
    <w:rsid w:val="0081721B"/>
    <w:rsid w:val="00820FDF"/>
    <w:rsid w:val="008212A4"/>
    <w:rsid w:val="008235AB"/>
    <w:rsid w:val="00825370"/>
    <w:rsid w:val="00827167"/>
    <w:rsid w:val="0082797F"/>
    <w:rsid w:val="0083153E"/>
    <w:rsid w:val="00835B48"/>
    <w:rsid w:val="008415EC"/>
    <w:rsid w:val="008424CE"/>
    <w:rsid w:val="00845CE9"/>
    <w:rsid w:val="008464D3"/>
    <w:rsid w:val="00846996"/>
    <w:rsid w:val="00852691"/>
    <w:rsid w:val="00852B60"/>
    <w:rsid w:val="0085380C"/>
    <w:rsid w:val="00855B21"/>
    <w:rsid w:val="008579C3"/>
    <w:rsid w:val="00860300"/>
    <w:rsid w:val="008606F7"/>
    <w:rsid w:val="00861FC6"/>
    <w:rsid w:val="00864894"/>
    <w:rsid w:val="00864C0A"/>
    <w:rsid w:val="008658D5"/>
    <w:rsid w:val="00865B7B"/>
    <w:rsid w:val="00865D8F"/>
    <w:rsid w:val="00866B0D"/>
    <w:rsid w:val="00866D29"/>
    <w:rsid w:val="0087063C"/>
    <w:rsid w:val="008721A3"/>
    <w:rsid w:val="00873107"/>
    <w:rsid w:val="00874226"/>
    <w:rsid w:val="00874AF3"/>
    <w:rsid w:val="00874B2A"/>
    <w:rsid w:val="00875C0B"/>
    <w:rsid w:val="00877182"/>
    <w:rsid w:val="00880A81"/>
    <w:rsid w:val="008832C1"/>
    <w:rsid w:val="00883406"/>
    <w:rsid w:val="0088468D"/>
    <w:rsid w:val="008920A6"/>
    <w:rsid w:val="0089479A"/>
    <w:rsid w:val="008A11EF"/>
    <w:rsid w:val="008A4700"/>
    <w:rsid w:val="008A4B25"/>
    <w:rsid w:val="008A5183"/>
    <w:rsid w:val="008A605A"/>
    <w:rsid w:val="008B2667"/>
    <w:rsid w:val="008B49C9"/>
    <w:rsid w:val="008B53A9"/>
    <w:rsid w:val="008C0422"/>
    <w:rsid w:val="008C04F8"/>
    <w:rsid w:val="008C0953"/>
    <w:rsid w:val="008C1648"/>
    <w:rsid w:val="008C2CDF"/>
    <w:rsid w:val="008C4EF6"/>
    <w:rsid w:val="008C52A0"/>
    <w:rsid w:val="008C5CD8"/>
    <w:rsid w:val="008C6881"/>
    <w:rsid w:val="008D0E74"/>
    <w:rsid w:val="008D1E3F"/>
    <w:rsid w:val="008D21E0"/>
    <w:rsid w:val="008D26C1"/>
    <w:rsid w:val="008D648A"/>
    <w:rsid w:val="008D7CA7"/>
    <w:rsid w:val="008E1648"/>
    <w:rsid w:val="008E1B99"/>
    <w:rsid w:val="008E491E"/>
    <w:rsid w:val="008E685E"/>
    <w:rsid w:val="008F0B33"/>
    <w:rsid w:val="008F34B8"/>
    <w:rsid w:val="00903344"/>
    <w:rsid w:val="00905350"/>
    <w:rsid w:val="00905416"/>
    <w:rsid w:val="00906998"/>
    <w:rsid w:val="00907042"/>
    <w:rsid w:val="00907173"/>
    <w:rsid w:val="0091295E"/>
    <w:rsid w:val="00912E88"/>
    <w:rsid w:val="009138A5"/>
    <w:rsid w:val="00913BC9"/>
    <w:rsid w:val="00914D15"/>
    <w:rsid w:val="009152DB"/>
    <w:rsid w:val="009154F4"/>
    <w:rsid w:val="009210E9"/>
    <w:rsid w:val="00921C29"/>
    <w:rsid w:val="00921EC0"/>
    <w:rsid w:val="0092235F"/>
    <w:rsid w:val="00922EC3"/>
    <w:rsid w:val="00923099"/>
    <w:rsid w:val="00923BEB"/>
    <w:rsid w:val="00924522"/>
    <w:rsid w:val="00925CA4"/>
    <w:rsid w:val="00926A25"/>
    <w:rsid w:val="0093015F"/>
    <w:rsid w:val="0093111C"/>
    <w:rsid w:val="009315B7"/>
    <w:rsid w:val="009323B4"/>
    <w:rsid w:val="009335A2"/>
    <w:rsid w:val="0093591E"/>
    <w:rsid w:val="009420F6"/>
    <w:rsid w:val="0094230D"/>
    <w:rsid w:val="00947330"/>
    <w:rsid w:val="009544A9"/>
    <w:rsid w:val="0095460F"/>
    <w:rsid w:val="00954D42"/>
    <w:rsid w:val="00954D49"/>
    <w:rsid w:val="00955079"/>
    <w:rsid w:val="00955ABD"/>
    <w:rsid w:val="00955FD7"/>
    <w:rsid w:val="00957327"/>
    <w:rsid w:val="00960192"/>
    <w:rsid w:val="00961E82"/>
    <w:rsid w:val="009623F5"/>
    <w:rsid w:val="0096505C"/>
    <w:rsid w:val="00971695"/>
    <w:rsid w:val="009751C6"/>
    <w:rsid w:val="00975E3B"/>
    <w:rsid w:val="00980545"/>
    <w:rsid w:val="009832C5"/>
    <w:rsid w:val="009836C3"/>
    <w:rsid w:val="009938A8"/>
    <w:rsid w:val="00994780"/>
    <w:rsid w:val="009A13A7"/>
    <w:rsid w:val="009A1BEB"/>
    <w:rsid w:val="009A22DE"/>
    <w:rsid w:val="009A22E3"/>
    <w:rsid w:val="009A2F1E"/>
    <w:rsid w:val="009A3223"/>
    <w:rsid w:val="009A51AC"/>
    <w:rsid w:val="009A5477"/>
    <w:rsid w:val="009A79A3"/>
    <w:rsid w:val="009B58C8"/>
    <w:rsid w:val="009B6540"/>
    <w:rsid w:val="009C36B4"/>
    <w:rsid w:val="009C37BC"/>
    <w:rsid w:val="009C50C5"/>
    <w:rsid w:val="009C732E"/>
    <w:rsid w:val="009C782C"/>
    <w:rsid w:val="009D1033"/>
    <w:rsid w:val="009D23A7"/>
    <w:rsid w:val="009D3FE2"/>
    <w:rsid w:val="009D7AA5"/>
    <w:rsid w:val="009E121B"/>
    <w:rsid w:val="009E3E62"/>
    <w:rsid w:val="009E5B8C"/>
    <w:rsid w:val="009E7363"/>
    <w:rsid w:val="009E7B3D"/>
    <w:rsid w:val="009F3332"/>
    <w:rsid w:val="009F3FD6"/>
    <w:rsid w:val="00A00582"/>
    <w:rsid w:val="00A0072A"/>
    <w:rsid w:val="00A008FB"/>
    <w:rsid w:val="00A039CF"/>
    <w:rsid w:val="00A07193"/>
    <w:rsid w:val="00A125EF"/>
    <w:rsid w:val="00A1318E"/>
    <w:rsid w:val="00A142C3"/>
    <w:rsid w:val="00A1457D"/>
    <w:rsid w:val="00A14E9B"/>
    <w:rsid w:val="00A156CB"/>
    <w:rsid w:val="00A1596E"/>
    <w:rsid w:val="00A159C5"/>
    <w:rsid w:val="00A16E1D"/>
    <w:rsid w:val="00A21A6E"/>
    <w:rsid w:val="00A21AB4"/>
    <w:rsid w:val="00A21AEF"/>
    <w:rsid w:val="00A22B2C"/>
    <w:rsid w:val="00A23D3C"/>
    <w:rsid w:val="00A251A9"/>
    <w:rsid w:val="00A25CD6"/>
    <w:rsid w:val="00A27059"/>
    <w:rsid w:val="00A27A4F"/>
    <w:rsid w:val="00A27F03"/>
    <w:rsid w:val="00A3015C"/>
    <w:rsid w:val="00A30CF0"/>
    <w:rsid w:val="00A31151"/>
    <w:rsid w:val="00A32EB1"/>
    <w:rsid w:val="00A3315D"/>
    <w:rsid w:val="00A3335A"/>
    <w:rsid w:val="00A335D2"/>
    <w:rsid w:val="00A34645"/>
    <w:rsid w:val="00A354C7"/>
    <w:rsid w:val="00A370B2"/>
    <w:rsid w:val="00A37DE5"/>
    <w:rsid w:val="00A4053D"/>
    <w:rsid w:val="00A4346F"/>
    <w:rsid w:val="00A44F25"/>
    <w:rsid w:val="00A47085"/>
    <w:rsid w:val="00A50627"/>
    <w:rsid w:val="00A50E62"/>
    <w:rsid w:val="00A5150B"/>
    <w:rsid w:val="00A51C09"/>
    <w:rsid w:val="00A52851"/>
    <w:rsid w:val="00A537A7"/>
    <w:rsid w:val="00A537EF"/>
    <w:rsid w:val="00A545BF"/>
    <w:rsid w:val="00A55C30"/>
    <w:rsid w:val="00A6012B"/>
    <w:rsid w:val="00A6367A"/>
    <w:rsid w:val="00A6703E"/>
    <w:rsid w:val="00A70226"/>
    <w:rsid w:val="00A705A1"/>
    <w:rsid w:val="00A74A5E"/>
    <w:rsid w:val="00A813E7"/>
    <w:rsid w:val="00A81698"/>
    <w:rsid w:val="00A8204E"/>
    <w:rsid w:val="00A82112"/>
    <w:rsid w:val="00A82906"/>
    <w:rsid w:val="00A847C8"/>
    <w:rsid w:val="00A90CDA"/>
    <w:rsid w:val="00A90D34"/>
    <w:rsid w:val="00A9124E"/>
    <w:rsid w:val="00A949B9"/>
    <w:rsid w:val="00A97149"/>
    <w:rsid w:val="00A97F08"/>
    <w:rsid w:val="00AA0147"/>
    <w:rsid w:val="00AA0412"/>
    <w:rsid w:val="00AA0A68"/>
    <w:rsid w:val="00AA2481"/>
    <w:rsid w:val="00AA3523"/>
    <w:rsid w:val="00AA3D67"/>
    <w:rsid w:val="00AA5431"/>
    <w:rsid w:val="00AA6662"/>
    <w:rsid w:val="00AA7C89"/>
    <w:rsid w:val="00AB0CCF"/>
    <w:rsid w:val="00AB1265"/>
    <w:rsid w:val="00AB1C73"/>
    <w:rsid w:val="00AB3CD2"/>
    <w:rsid w:val="00AB63AF"/>
    <w:rsid w:val="00AC01D0"/>
    <w:rsid w:val="00AC3171"/>
    <w:rsid w:val="00AC588F"/>
    <w:rsid w:val="00AC754E"/>
    <w:rsid w:val="00AD0BB0"/>
    <w:rsid w:val="00AD0C37"/>
    <w:rsid w:val="00AD4FC6"/>
    <w:rsid w:val="00AD7B5B"/>
    <w:rsid w:val="00AD7E9D"/>
    <w:rsid w:val="00AD7F24"/>
    <w:rsid w:val="00AE0440"/>
    <w:rsid w:val="00AE0EE5"/>
    <w:rsid w:val="00AE273D"/>
    <w:rsid w:val="00AE42BF"/>
    <w:rsid w:val="00AE6FA9"/>
    <w:rsid w:val="00AF1352"/>
    <w:rsid w:val="00AF2746"/>
    <w:rsid w:val="00AF36DA"/>
    <w:rsid w:val="00AF3877"/>
    <w:rsid w:val="00AF47FE"/>
    <w:rsid w:val="00B00418"/>
    <w:rsid w:val="00B01DF4"/>
    <w:rsid w:val="00B023D6"/>
    <w:rsid w:val="00B05320"/>
    <w:rsid w:val="00B055A5"/>
    <w:rsid w:val="00B058E7"/>
    <w:rsid w:val="00B05D18"/>
    <w:rsid w:val="00B06E39"/>
    <w:rsid w:val="00B117AF"/>
    <w:rsid w:val="00B1314D"/>
    <w:rsid w:val="00B1315E"/>
    <w:rsid w:val="00B1592D"/>
    <w:rsid w:val="00B16B09"/>
    <w:rsid w:val="00B215BC"/>
    <w:rsid w:val="00B215E6"/>
    <w:rsid w:val="00B242D9"/>
    <w:rsid w:val="00B25E0A"/>
    <w:rsid w:val="00B26816"/>
    <w:rsid w:val="00B26D51"/>
    <w:rsid w:val="00B2725C"/>
    <w:rsid w:val="00B2796F"/>
    <w:rsid w:val="00B345F0"/>
    <w:rsid w:val="00B40640"/>
    <w:rsid w:val="00B408E1"/>
    <w:rsid w:val="00B4091E"/>
    <w:rsid w:val="00B40AB0"/>
    <w:rsid w:val="00B41D2B"/>
    <w:rsid w:val="00B42AD8"/>
    <w:rsid w:val="00B457A6"/>
    <w:rsid w:val="00B473A0"/>
    <w:rsid w:val="00B50BB4"/>
    <w:rsid w:val="00B520F9"/>
    <w:rsid w:val="00B629C2"/>
    <w:rsid w:val="00B66ABF"/>
    <w:rsid w:val="00B671B0"/>
    <w:rsid w:val="00B67654"/>
    <w:rsid w:val="00B70674"/>
    <w:rsid w:val="00B72272"/>
    <w:rsid w:val="00B7309A"/>
    <w:rsid w:val="00B73152"/>
    <w:rsid w:val="00B73F35"/>
    <w:rsid w:val="00B742E6"/>
    <w:rsid w:val="00B7573D"/>
    <w:rsid w:val="00B80F9F"/>
    <w:rsid w:val="00B928EF"/>
    <w:rsid w:val="00B92E97"/>
    <w:rsid w:val="00B9572A"/>
    <w:rsid w:val="00B9608C"/>
    <w:rsid w:val="00B96357"/>
    <w:rsid w:val="00B964A2"/>
    <w:rsid w:val="00B9663A"/>
    <w:rsid w:val="00B966F2"/>
    <w:rsid w:val="00B96B68"/>
    <w:rsid w:val="00BA097D"/>
    <w:rsid w:val="00BA160B"/>
    <w:rsid w:val="00BA1BF1"/>
    <w:rsid w:val="00BA374B"/>
    <w:rsid w:val="00BA594E"/>
    <w:rsid w:val="00BA6DBE"/>
    <w:rsid w:val="00BB0B0D"/>
    <w:rsid w:val="00BB1378"/>
    <w:rsid w:val="00BB1863"/>
    <w:rsid w:val="00BB1A69"/>
    <w:rsid w:val="00BB2E49"/>
    <w:rsid w:val="00BB361F"/>
    <w:rsid w:val="00BB3D35"/>
    <w:rsid w:val="00BB4158"/>
    <w:rsid w:val="00BB4876"/>
    <w:rsid w:val="00BB5382"/>
    <w:rsid w:val="00BC4C25"/>
    <w:rsid w:val="00BC6032"/>
    <w:rsid w:val="00BC6BC3"/>
    <w:rsid w:val="00BC71A3"/>
    <w:rsid w:val="00BC7659"/>
    <w:rsid w:val="00BD01FE"/>
    <w:rsid w:val="00BD095D"/>
    <w:rsid w:val="00BD0D84"/>
    <w:rsid w:val="00BD1490"/>
    <w:rsid w:val="00BD3361"/>
    <w:rsid w:val="00BD5045"/>
    <w:rsid w:val="00BD7A3B"/>
    <w:rsid w:val="00BE3679"/>
    <w:rsid w:val="00BE4DD4"/>
    <w:rsid w:val="00BE52D4"/>
    <w:rsid w:val="00BE72EA"/>
    <w:rsid w:val="00BE7F12"/>
    <w:rsid w:val="00BE7F44"/>
    <w:rsid w:val="00BF082D"/>
    <w:rsid w:val="00BF1205"/>
    <w:rsid w:val="00BF1B50"/>
    <w:rsid w:val="00BF317E"/>
    <w:rsid w:val="00BF6674"/>
    <w:rsid w:val="00BF6C76"/>
    <w:rsid w:val="00C00032"/>
    <w:rsid w:val="00C00675"/>
    <w:rsid w:val="00C00D0F"/>
    <w:rsid w:val="00C040A1"/>
    <w:rsid w:val="00C06587"/>
    <w:rsid w:val="00C10246"/>
    <w:rsid w:val="00C1211F"/>
    <w:rsid w:val="00C127B6"/>
    <w:rsid w:val="00C15AF2"/>
    <w:rsid w:val="00C2037A"/>
    <w:rsid w:val="00C21D78"/>
    <w:rsid w:val="00C22E89"/>
    <w:rsid w:val="00C25317"/>
    <w:rsid w:val="00C25825"/>
    <w:rsid w:val="00C25F26"/>
    <w:rsid w:val="00C27D79"/>
    <w:rsid w:val="00C3023F"/>
    <w:rsid w:val="00C316E3"/>
    <w:rsid w:val="00C37A39"/>
    <w:rsid w:val="00C41B60"/>
    <w:rsid w:val="00C43430"/>
    <w:rsid w:val="00C44450"/>
    <w:rsid w:val="00C4633D"/>
    <w:rsid w:val="00C52F33"/>
    <w:rsid w:val="00C53BB6"/>
    <w:rsid w:val="00C56EAF"/>
    <w:rsid w:val="00C574DA"/>
    <w:rsid w:val="00C57774"/>
    <w:rsid w:val="00C57CCA"/>
    <w:rsid w:val="00C63219"/>
    <w:rsid w:val="00C6372D"/>
    <w:rsid w:val="00C6404B"/>
    <w:rsid w:val="00C653F4"/>
    <w:rsid w:val="00C6592B"/>
    <w:rsid w:val="00C65F55"/>
    <w:rsid w:val="00C70534"/>
    <w:rsid w:val="00C72FC1"/>
    <w:rsid w:val="00C73D48"/>
    <w:rsid w:val="00C76386"/>
    <w:rsid w:val="00C7721E"/>
    <w:rsid w:val="00C81339"/>
    <w:rsid w:val="00C822DB"/>
    <w:rsid w:val="00C82AFC"/>
    <w:rsid w:val="00C83E99"/>
    <w:rsid w:val="00C85699"/>
    <w:rsid w:val="00C8582A"/>
    <w:rsid w:val="00C8590C"/>
    <w:rsid w:val="00C87626"/>
    <w:rsid w:val="00C876D0"/>
    <w:rsid w:val="00C87C21"/>
    <w:rsid w:val="00C90DEC"/>
    <w:rsid w:val="00C91762"/>
    <w:rsid w:val="00C93FB7"/>
    <w:rsid w:val="00C96C43"/>
    <w:rsid w:val="00C96C4C"/>
    <w:rsid w:val="00C970C4"/>
    <w:rsid w:val="00CA3D43"/>
    <w:rsid w:val="00CA417A"/>
    <w:rsid w:val="00CA5E98"/>
    <w:rsid w:val="00CB0C37"/>
    <w:rsid w:val="00CB26F2"/>
    <w:rsid w:val="00CB36C8"/>
    <w:rsid w:val="00CB6A36"/>
    <w:rsid w:val="00CB7A9B"/>
    <w:rsid w:val="00CC4F00"/>
    <w:rsid w:val="00CC56BD"/>
    <w:rsid w:val="00CC5CEC"/>
    <w:rsid w:val="00CC5D98"/>
    <w:rsid w:val="00CC6515"/>
    <w:rsid w:val="00CC6F50"/>
    <w:rsid w:val="00CD06FE"/>
    <w:rsid w:val="00CD0A01"/>
    <w:rsid w:val="00CD0D95"/>
    <w:rsid w:val="00CD2280"/>
    <w:rsid w:val="00CD281B"/>
    <w:rsid w:val="00CD437B"/>
    <w:rsid w:val="00CD4822"/>
    <w:rsid w:val="00CD4BA3"/>
    <w:rsid w:val="00CD5BCD"/>
    <w:rsid w:val="00CD6B8D"/>
    <w:rsid w:val="00CD6BD8"/>
    <w:rsid w:val="00CD7BC0"/>
    <w:rsid w:val="00CE27E7"/>
    <w:rsid w:val="00CE2F1D"/>
    <w:rsid w:val="00CE45A1"/>
    <w:rsid w:val="00CE61FB"/>
    <w:rsid w:val="00CE6A84"/>
    <w:rsid w:val="00CF2E72"/>
    <w:rsid w:val="00CF47EE"/>
    <w:rsid w:val="00CF6A1D"/>
    <w:rsid w:val="00CF6A82"/>
    <w:rsid w:val="00D000F4"/>
    <w:rsid w:val="00D0044B"/>
    <w:rsid w:val="00D02351"/>
    <w:rsid w:val="00D0416E"/>
    <w:rsid w:val="00D04C07"/>
    <w:rsid w:val="00D04E6B"/>
    <w:rsid w:val="00D052D7"/>
    <w:rsid w:val="00D05327"/>
    <w:rsid w:val="00D0575C"/>
    <w:rsid w:val="00D072B5"/>
    <w:rsid w:val="00D07AF9"/>
    <w:rsid w:val="00D1165E"/>
    <w:rsid w:val="00D124BA"/>
    <w:rsid w:val="00D12995"/>
    <w:rsid w:val="00D1431F"/>
    <w:rsid w:val="00D177B1"/>
    <w:rsid w:val="00D21778"/>
    <w:rsid w:val="00D26FB4"/>
    <w:rsid w:val="00D34198"/>
    <w:rsid w:val="00D34DA5"/>
    <w:rsid w:val="00D36FE9"/>
    <w:rsid w:val="00D42699"/>
    <w:rsid w:val="00D42BA5"/>
    <w:rsid w:val="00D44D12"/>
    <w:rsid w:val="00D50CDA"/>
    <w:rsid w:val="00D52C3D"/>
    <w:rsid w:val="00D540AA"/>
    <w:rsid w:val="00D55CEB"/>
    <w:rsid w:val="00D6009A"/>
    <w:rsid w:val="00D601E8"/>
    <w:rsid w:val="00D6420F"/>
    <w:rsid w:val="00D65793"/>
    <w:rsid w:val="00D70498"/>
    <w:rsid w:val="00D72185"/>
    <w:rsid w:val="00D734D6"/>
    <w:rsid w:val="00D75F69"/>
    <w:rsid w:val="00D80132"/>
    <w:rsid w:val="00D807F0"/>
    <w:rsid w:val="00D861E7"/>
    <w:rsid w:val="00D91B0D"/>
    <w:rsid w:val="00D92B2F"/>
    <w:rsid w:val="00D9738C"/>
    <w:rsid w:val="00DA06C8"/>
    <w:rsid w:val="00DA06F1"/>
    <w:rsid w:val="00DA0A3F"/>
    <w:rsid w:val="00DA14D9"/>
    <w:rsid w:val="00DA1711"/>
    <w:rsid w:val="00DA28B6"/>
    <w:rsid w:val="00DA7F25"/>
    <w:rsid w:val="00DB0A61"/>
    <w:rsid w:val="00DB13E1"/>
    <w:rsid w:val="00DB7228"/>
    <w:rsid w:val="00DC5132"/>
    <w:rsid w:val="00DC63CB"/>
    <w:rsid w:val="00DD094B"/>
    <w:rsid w:val="00DD1463"/>
    <w:rsid w:val="00DD64C7"/>
    <w:rsid w:val="00DD6D92"/>
    <w:rsid w:val="00DD6FFD"/>
    <w:rsid w:val="00DE047C"/>
    <w:rsid w:val="00DE336A"/>
    <w:rsid w:val="00DE3810"/>
    <w:rsid w:val="00DE4C94"/>
    <w:rsid w:val="00DE4FC4"/>
    <w:rsid w:val="00DE7BB0"/>
    <w:rsid w:val="00DE7F1A"/>
    <w:rsid w:val="00DF02A1"/>
    <w:rsid w:val="00DF1210"/>
    <w:rsid w:val="00DF4E1C"/>
    <w:rsid w:val="00DF7137"/>
    <w:rsid w:val="00DF7B10"/>
    <w:rsid w:val="00DF7C50"/>
    <w:rsid w:val="00DF7D10"/>
    <w:rsid w:val="00DF7DFC"/>
    <w:rsid w:val="00E017B6"/>
    <w:rsid w:val="00E11386"/>
    <w:rsid w:val="00E130BC"/>
    <w:rsid w:val="00E150E0"/>
    <w:rsid w:val="00E16411"/>
    <w:rsid w:val="00E16D84"/>
    <w:rsid w:val="00E176A9"/>
    <w:rsid w:val="00E17882"/>
    <w:rsid w:val="00E210B8"/>
    <w:rsid w:val="00E235BE"/>
    <w:rsid w:val="00E23A7E"/>
    <w:rsid w:val="00E265D4"/>
    <w:rsid w:val="00E26DC6"/>
    <w:rsid w:val="00E270BA"/>
    <w:rsid w:val="00E32E65"/>
    <w:rsid w:val="00E32F46"/>
    <w:rsid w:val="00E32F94"/>
    <w:rsid w:val="00E33D98"/>
    <w:rsid w:val="00E34C41"/>
    <w:rsid w:val="00E374D3"/>
    <w:rsid w:val="00E37F1E"/>
    <w:rsid w:val="00E42D73"/>
    <w:rsid w:val="00E42E3F"/>
    <w:rsid w:val="00E50EDE"/>
    <w:rsid w:val="00E51418"/>
    <w:rsid w:val="00E52158"/>
    <w:rsid w:val="00E56DA8"/>
    <w:rsid w:val="00E56DEE"/>
    <w:rsid w:val="00E61F95"/>
    <w:rsid w:val="00E64002"/>
    <w:rsid w:val="00E64DC0"/>
    <w:rsid w:val="00E657EC"/>
    <w:rsid w:val="00E65EBB"/>
    <w:rsid w:val="00E70259"/>
    <w:rsid w:val="00E7237A"/>
    <w:rsid w:val="00E72A59"/>
    <w:rsid w:val="00E72D18"/>
    <w:rsid w:val="00E73F57"/>
    <w:rsid w:val="00E75AE2"/>
    <w:rsid w:val="00E76EDC"/>
    <w:rsid w:val="00E8099B"/>
    <w:rsid w:val="00E81748"/>
    <w:rsid w:val="00E86A3A"/>
    <w:rsid w:val="00E916CD"/>
    <w:rsid w:val="00E91A24"/>
    <w:rsid w:val="00E93E5A"/>
    <w:rsid w:val="00E959CF"/>
    <w:rsid w:val="00E965D9"/>
    <w:rsid w:val="00E97AF7"/>
    <w:rsid w:val="00EA0342"/>
    <w:rsid w:val="00EA10AA"/>
    <w:rsid w:val="00EA10D7"/>
    <w:rsid w:val="00EA112B"/>
    <w:rsid w:val="00EA23C2"/>
    <w:rsid w:val="00EA2EDC"/>
    <w:rsid w:val="00EA2F9B"/>
    <w:rsid w:val="00EB34C2"/>
    <w:rsid w:val="00EB3BF3"/>
    <w:rsid w:val="00EB44EF"/>
    <w:rsid w:val="00EB765A"/>
    <w:rsid w:val="00EC02AA"/>
    <w:rsid w:val="00EC09A3"/>
    <w:rsid w:val="00EC7380"/>
    <w:rsid w:val="00EC764E"/>
    <w:rsid w:val="00EC76B4"/>
    <w:rsid w:val="00ED5A79"/>
    <w:rsid w:val="00ED5DEE"/>
    <w:rsid w:val="00ED7B7D"/>
    <w:rsid w:val="00EE160D"/>
    <w:rsid w:val="00EE416F"/>
    <w:rsid w:val="00EE465F"/>
    <w:rsid w:val="00EE5E09"/>
    <w:rsid w:val="00EE6A6F"/>
    <w:rsid w:val="00EF056A"/>
    <w:rsid w:val="00EF07DF"/>
    <w:rsid w:val="00EF2AC1"/>
    <w:rsid w:val="00EF59F8"/>
    <w:rsid w:val="00EF6C71"/>
    <w:rsid w:val="00F0080E"/>
    <w:rsid w:val="00F00DF0"/>
    <w:rsid w:val="00F03D94"/>
    <w:rsid w:val="00F0536E"/>
    <w:rsid w:val="00F06826"/>
    <w:rsid w:val="00F068E5"/>
    <w:rsid w:val="00F100F0"/>
    <w:rsid w:val="00F12B27"/>
    <w:rsid w:val="00F12EF8"/>
    <w:rsid w:val="00F15446"/>
    <w:rsid w:val="00F23ABC"/>
    <w:rsid w:val="00F24598"/>
    <w:rsid w:val="00F24661"/>
    <w:rsid w:val="00F25325"/>
    <w:rsid w:val="00F25A78"/>
    <w:rsid w:val="00F27EBE"/>
    <w:rsid w:val="00F30782"/>
    <w:rsid w:val="00F30AAD"/>
    <w:rsid w:val="00F33429"/>
    <w:rsid w:val="00F33A32"/>
    <w:rsid w:val="00F356F7"/>
    <w:rsid w:val="00F35780"/>
    <w:rsid w:val="00F40C8E"/>
    <w:rsid w:val="00F4115F"/>
    <w:rsid w:val="00F43C0F"/>
    <w:rsid w:val="00F45501"/>
    <w:rsid w:val="00F46545"/>
    <w:rsid w:val="00F469C5"/>
    <w:rsid w:val="00F46A49"/>
    <w:rsid w:val="00F502FC"/>
    <w:rsid w:val="00F50F22"/>
    <w:rsid w:val="00F51F99"/>
    <w:rsid w:val="00F53F1C"/>
    <w:rsid w:val="00F54E2F"/>
    <w:rsid w:val="00F56E6A"/>
    <w:rsid w:val="00F62417"/>
    <w:rsid w:val="00F655AA"/>
    <w:rsid w:val="00F67827"/>
    <w:rsid w:val="00F71589"/>
    <w:rsid w:val="00F76FFE"/>
    <w:rsid w:val="00F81A16"/>
    <w:rsid w:val="00F8206C"/>
    <w:rsid w:val="00F82AE3"/>
    <w:rsid w:val="00F82AEC"/>
    <w:rsid w:val="00F8316B"/>
    <w:rsid w:val="00F84FFF"/>
    <w:rsid w:val="00F879C4"/>
    <w:rsid w:val="00F902F7"/>
    <w:rsid w:val="00F90385"/>
    <w:rsid w:val="00F90A8F"/>
    <w:rsid w:val="00F91C07"/>
    <w:rsid w:val="00F92083"/>
    <w:rsid w:val="00F94415"/>
    <w:rsid w:val="00F94948"/>
    <w:rsid w:val="00F95ABD"/>
    <w:rsid w:val="00F96024"/>
    <w:rsid w:val="00FA0138"/>
    <w:rsid w:val="00FA20A7"/>
    <w:rsid w:val="00FA2672"/>
    <w:rsid w:val="00FA6A98"/>
    <w:rsid w:val="00FA6D71"/>
    <w:rsid w:val="00FA7C4E"/>
    <w:rsid w:val="00FB045E"/>
    <w:rsid w:val="00FB1796"/>
    <w:rsid w:val="00FB5749"/>
    <w:rsid w:val="00FB61AC"/>
    <w:rsid w:val="00FC16F4"/>
    <w:rsid w:val="00FC1CD0"/>
    <w:rsid w:val="00FC4CFB"/>
    <w:rsid w:val="00FC5414"/>
    <w:rsid w:val="00FC5F45"/>
    <w:rsid w:val="00FC6AE9"/>
    <w:rsid w:val="00FC7CFA"/>
    <w:rsid w:val="00FD2ED5"/>
    <w:rsid w:val="00FD371E"/>
    <w:rsid w:val="00FE0070"/>
    <w:rsid w:val="00FE2AE9"/>
    <w:rsid w:val="00FE2BE5"/>
    <w:rsid w:val="00FF306F"/>
    <w:rsid w:val="00FF5A1B"/>
    <w:rsid w:val="00FF5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2050" style="mso-position-horizontal:center;mso-width-relative:margin;mso-height-relative:margin" fillcolor="none [2109]">
      <v:fill color="none [2109]"/>
      <o:colormru v:ext="edit" colors="#f8f8f8"/>
    </o:shapedefaults>
    <o:shapelayout v:ext="edit">
      <o:idmap v:ext="edit" data="2"/>
    </o:shapelayout>
  </w:shapeDefaults>
  <w:decimalSymbol w:val="."/>
  <w:listSeparator w:val=","/>
  <w14:docId w14:val="6A5CA9F7"/>
  <w15:docId w15:val="{58431A61-5642-4BB4-998A-2D600B98C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E9A"/>
    <w:rPr>
      <w:sz w:val="24"/>
      <w:szCs w:val="24"/>
      <w:lang w:val="en-CA" w:eastAsia="en-CA"/>
    </w:rPr>
  </w:style>
  <w:style w:type="paragraph" w:styleId="Heading1">
    <w:name w:val="heading 1"/>
    <w:basedOn w:val="Normal"/>
    <w:next w:val="Normal"/>
    <w:qFormat/>
    <w:rsid w:val="00436858"/>
    <w:pPr>
      <w:keepNext/>
      <w:spacing w:before="240" w:after="60"/>
      <w:outlineLvl w:val="0"/>
    </w:pPr>
    <w:rPr>
      <w:rFonts w:ascii="Arial" w:hAnsi="Arial" w:cs="Arial"/>
      <w:b/>
      <w:bCs/>
      <w:kern w:val="32"/>
      <w:sz w:val="32"/>
      <w:szCs w:val="32"/>
      <w:lang w:val="ru-RU" w:eastAsia="ru-RU"/>
    </w:rPr>
  </w:style>
  <w:style w:type="paragraph" w:styleId="Heading2">
    <w:name w:val="heading 2"/>
    <w:basedOn w:val="Normal"/>
    <w:next w:val="Normal"/>
    <w:qFormat/>
    <w:rsid w:val="00436858"/>
    <w:pPr>
      <w:keepNext/>
      <w:spacing w:before="240" w:after="60"/>
      <w:outlineLvl w:val="1"/>
    </w:pPr>
    <w:rPr>
      <w:rFonts w:ascii="Arial" w:hAnsi="Arial" w:cs="Arial"/>
      <w:b/>
      <w:bCs/>
      <w:i/>
      <w:iCs/>
      <w:sz w:val="28"/>
      <w:szCs w:val="28"/>
      <w:lang w:val="ru-RU" w:eastAsia="ru-RU"/>
    </w:rPr>
  </w:style>
  <w:style w:type="paragraph" w:styleId="Heading3">
    <w:name w:val="heading 3"/>
    <w:basedOn w:val="Normal"/>
    <w:next w:val="Normal"/>
    <w:qFormat/>
    <w:rsid w:val="00436858"/>
    <w:pPr>
      <w:keepNext/>
      <w:spacing w:before="240" w:after="60"/>
      <w:outlineLvl w:val="2"/>
    </w:pPr>
    <w:rPr>
      <w:rFonts w:ascii="Arial" w:hAnsi="Arial" w:cs="Arial"/>
      <w:b/>
      <w:bCs/>
      <w:sz w:val="26"/>
      <w:szCs w:val="26"/>
      <w:lang w:val="ru-RU" w:eastAsia="ru-RU"/>
    </w:rPr>
  </w:style>
  <w:style w:type="paragraph" w:styleId="Heading4">
    <w:name w:val="heading 4"/>
    <w:basedOn w:val="Normal"/>
    <w:next w:val="Normal"/>
    <w:qFormat/>
    <w:rsid w:val="005007B0"/>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9420F6"/>
    <w:pPr>
      <w:widowControl w:val="0"/>
      <w:suppressAutoHyphens/>
    </w:pPr>
    <w:rPr>
      <w:rFonts w:ascii="Verdana" w:eastAsia="Verdana" w:hAnsi="Verdana"/>
      <w:sz w:val="20"/>
      <w:szCs w:val="20"/>
      <w:lang w:val="en-US"/>
    </w:rPr>
  </w:style>
  <w:style w:type="paragraph" w:styleId="Footer">
    <w:name w:val="footer"/>
    <w:basedOn w:val="Normal"/>
    <w:rsid w:val="009420F6"/>
    <w:pPr>
      <w:widowControl w:val="0"/>
      <w:suppressLineNumbers/>
      <w:tabs>
        <w:tab w:val="center" w:pos="4904"/>
        <w:tab w:val="right" w:pos="9723"/>
      </w:tabs>
      <w:suppressAutoHyphens/>
      <w:spacing w:before="86" w:after="86"/>
      <w:ind w:left="86" w:right="86"/>
    </w:pPr>
    <w:rPr>
      <w:rFonts w:ascii="Verdana" w:eastAsia="Verdana" w:hAnsi="Verdana"/>
      <w:sz w:val="20"/>
      <w:szCs w:val="20"/>
      <w:lang w:val="en-US"/>
    </w:rPr>
  </w:style>
  <w:style w:type="character" w:styleId="PageNumber">
    <w:name w:val="page number"/>
    <w:basedOn w:val="DefaultParagraphFont"/>
    <w:rsid w:val="009420F6"/>
  </w:style>
  <w:style w:type="character" w:styleId="Hyperlink">
    <w:name w:val="Hyperlink"/>
    <w:basedOn w:val="DefaultParagraphFont"/>
    <w:uiPriority w:val="99"/>
    <w:rsid w:val="000E4FC0"/>
    <w:rPr>
      <w:color w:val="0000FF"/>
      <w:u w:val="single"/>
    </w:rPr>
  </w:style>
  <w:style w:type="table" w:styleId="TableGrid">
    <w:name w:val="Table Grid"/>
    <w:basedOn w:val="TableNormal"/>
    <w:rsid w:val="000E4FC0"/>
    <w:pPr>
      <w:widowControl w:val="0"/>
      <w:suppressAutoHyphens/>
      <w:spacing w:before="86" w:after="86"/>
      <w:ind w:left="86" w:right="86"/>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E72A59"/>
    <w:pPr>
      <w:tabs>
        <w:tab w:val="center" w:pos="4320"/>
        <w:tab w:val="right" w:pos="8640"/>
      </w:tabs>
    </w:pPr>
  </w:style>
  <w:style w:type="character" w:customStyle="1" w:styleId="FootnoteCharacters">
    <w:name w:val="Footnote Characters"/>
    <w:rsid w:val="008B49C9"/>
  </w:style>
  <w:style w:type="paragraph" w:styleId="BalloonText">
    <w:name w:val="Balloon Text"/>
    <w:basedOn w:val="Normal"/>
    <w:semiHidden/>
    <w:rsid w:val="00827167"/>
    <w:rPr>
      <w:rFonts w:ascii="Tahoma" w:hAnsi="Tahoma" w:cs="Tahoma"/>
      <w:sz w:val="16"/>
      <w:szCs w:val="16"/>
    </w:rPr>
  </w:style>
  <w:style w:type="paragraph" w:styleId="FootnoteText">
    <w:name w:val="footnote text"/>
    <w:aliases w:val=" Char"/>
    <w:basedOn w:val="Normal"/>
    <w:link w:val="FootnoteTextChar"/>
    <w:uiPriority w:val="99"/>
    <w:semiHidden/>
    <w:unhideWhenUsed/>
    <w:rsid w:val="006069C8"/>
    <w:rPr>
      <w:sz w:val="20"/>
      <w:szCs w:val="20"/>
    </w:rPr>
  </w:style>
  <w:style w:type="character" w:customStyle="1" w:styleId="FootnoteTextChar">
    <w:name w:val="Footnote Text Char"/>
    <w:aliases w:val=" Char Char"/>
    <w:basedOn w:val="DefaultParagraphFont"/>
    <w:link w:val="FootnoteText"/>
    <w:uiPriority w:val="99"/>
    <w:semiHidden/>
    <w:rsid w:val="006069C8"/>
    <w:rPr>
      <w:lang w:val="en-CA" w:eastAsia="en-CA"/>
    </w:rPr>
  </w:style>
  <w:style w:type="character" w:styleId="FootnoteReference">
    <w:name w:val="footnote reference"/>
    <w:basedOn w:val="DefaultParagraphFont"/>
    <w:uiPriority w:val="99"/>
    <w:semiHidden/>
    <w:unhideWhenUsed/>
    <w:rsid w:val="006069C8"/>
    <w:rPr>
      <w:vertAlign w:val="superscript"/>
    </w:rPr>
  </w:style>
  <w:style w:type="paragraph" w:styleId="Caption">
    <w:name w:val="caption"/>
    <w:basedOn w:val="Normal"/>
    <w:next w:val="Normal"/>
    <w:uiPriority w:val="35"/>
    <w:qFormat/>
    <w:rsid w:val="00790739"/>
    <w:rPr>
      <w:b/>
      <w:bCs/>
      <w:sz w:val="20"/>
      <w:szCs w:val="20"/>
    </w:rPr>
  </w:style>
  <w:style w:type="paragraph" w:styleId="TOC1">
    <w:name w:val="toc 1"/>
    <w:basedOn w:val="Normal"/>
    <w:next w:val="Normal"/>
    <w:autoRedefine/>
    <w:uiPriority w:val="39"/>
    <w:rsid w:val="00C00675"/>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rsid w:val="00F46A49"/>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rsid w:val="00A00582"/>
    <w:pPr>
      <w:ind w:left="480"/>
    </w:pPr>
    <w:rPr>
      <w:rFonts w:asciiTheme="minorHAnsi" w:hAnsiTheme="minorHAnsi" w:cstheme="minorHAnsi"/>
      <w:sz w:val="20"/>
      <w:szCs w:val="20"/>
    </w:rPr>
  </w:style>
  <w:style w:type="paragraph" w:styleId="ListParagraph">
    <w:name w:val="List Paragraph"/>
    <w:basedOn w:val="Normal"/>
    <w:uiPriority w:val="34"/>
    <w:qFormat/>
    <w:rsid w:val="00325B36"/>
    <w:pPr>
      <w:ind w:left="720"/>
    </w:pPr>
  </w:style>
  <w:style w:type="character" w:customStyle="1" w:styleId="nlmsource">
    <w:name w:val="nlm_source"/>
    <w:basedOn w:val="DefaultParagraphFont"/>
    <w:rsid w:val="001367EB"/>
  </w:style>
  <w:style w:type="character" w:customStyle="1" w:styleId="il">
    <w:name w:val="il"/>
    <w:basedOn w:val="DefaultParagraphFont"/>
    <w:rsid w:val="00FE0070"/>
  </w:style>
  <w:style w:type="character" w:customStyle="1" w:styleId="apple-converted-space">
    <w:name w:val="apple-converted-space"/>
    <w:basedOn w:val="DefaultParagraphFont"/>
    <w:rsid w:val="00FE0070"/>
  </w:style>
  <w:style w:type="character" w:styleId="Strong">
    <w:name w:val="Strong"/>
    <w:basedOn w:val="DefaultParagraphFont"/>
    <w:uiPriority w:val="22"/>
    <w:qFormat/>
    <w:rsid w:val="00720AA4"/>
    <w:rPr>
      <w:b/>
      <w:bCs/>
    </w:rPr>
  </w:style>
  <w:style w:type="paragraph" w:styleId="TOCHeading">
    <w:name w:val="TOC Heading"/>
    <w:basedOn w:val="Heading1"/>
    <w:next w:val="Normal"/>
    <w:uiPriority w:val="39"/>
    <w:semiHidden/>
    <w:unhideWhenUsed/>
    <w:qFormat/>
    <w:rsid w:val="001D5650"/>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en-US"/>
    </w:rPr>
  </w:style>
  <w:style w:type="paragraph" w:styleId="TOC4">
    <w:name w:val="toc 4"/>
    <w:basedOn w:val="Normal"/>
    <w:next w:val="Normal"/>
    <w:autoRedefine/>
    <w:uiPriority w:val="39"/>
    <w:unhideWhenUsed/>
    <w:rsid w:val="006D0F9C"/>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6D0F9C"/>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6D0F9C"/>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6D0F9C"/>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6D0F9C"/>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6D0F9C"/>
    <w:pPr>
      <w:ind w:left="1920"/>
    </w:pPr>
    <w:rPr>
      <w:rFonts w:asciiTheme="minorHAnsi" w:hAnsiTheme="minorHAnsi" w:cstheme="minorHAnsi"/>
      <w:sz w:val="20"/>
      <w:szCs w:val="20"/>
    </w:rPr>
  </w:style>
  <w:style w:type="character" w:customStyle="1" w:styleId="BodyTextChar">
    <w:name w:val="Body Text Char"/>
    <w:basedOn w:val="DefaultParagraphFont"/>
    <w:link w:val="BodyText"/>
    <w:rsid w:val="000F7D14"/>
    <w:rPr>
      <w:rFonts w:ascii="Verdana" w:eastAsia="Verdana" w:hAnsi="Verdana"/>
      <w:lang w:eastAsia="en-CA"/>
    </w:rPr>
  </w:style>
  <w:style w:type="paragraph" w:styleId="DocumentMap">
    <w:name w:val="Document Map"/>
    <w:basedOn w:val="Normal"/>
    <w:link w:val="DocumentMapChar"/>
    <w:uiPriority w:val="99"/>
    <w:semiHidden/>
    <w:unhideWhenUsed/>
    <w:rsid w:val="001B18FD"/>
    <w:rPr>
      <w:rFonts w:ascii="Tahoma" w:hAnsi="Tahoma" w:cs="Tahoma"/>
      <w:sz w:val="16"/>
      <w:szCs w:val="16"/>
    </w:rPr>
  </w:style>
  <w:style w:type="character" w:customStyle="1" w:styleId="DocumentMapChar">
    <w:name w:val="Document Map Char"/>
    <w:basedOn w:val="DefaultParagraphFont"/>
    <w:link w:val="DocumentMap"/>
    <w:uiPriority w:val="99"/>
    <w:semiHidden/>
    <w:rsid w:val="001B18FD"/>
    <w:rPr>
      <w:rFonts w:ascii="Tahoma" w:hAnsi="Tahoma" w:cs="Tahoma"/>
      <w:sz w:val="16"/>
      <w:szCs w:val="16"/>
      <w:lang w:val="en-CA" w:eastAsia="en-CA"/>
    </w:rPr>
  </w:style>
  <w:style w:type="character" w:styleId="UnresolvedMention">
    <w:name w:val="Unresolved Mention"/>
    <w:basedOn w:val="DefaultParagraphFont"/>
    <w:uiPriority w:val="99"/>
    <w:semiHidden/>
    <w:unhideWhenUsed/>
    <w:rsid w:val="001630B9"/>
    <w:rPr>
      <w:color w:val="605E5C"/>
      <w:shd w:val="clear" w:color="auto" w:fill="E1DFDD"/>
    </w:rPr>
  </w:style>
  <w:style w:type="character" w:styleId="CommentReference">
    <w:name w:val="annotation reference"/>
    <w:basedOn w:val="DefaultParagraphFont"/>
    <w:uiPriority w:val="99"/>
    <w:semiHidden/>
    <w:unhideWhenUsed/>
    <w:rsid w:val="00B73152"/>
    <w:rPr>
      <w:sz w:val="16"/>
      <w:szCs w:val="16"/>
    </w:rPr>
  </w:style>
  <w:style w:type="paragraph" w:styleId="CommentText">
    <w:name w:val="annotation text"/>
    <w:basedOn w:val="Normal"/>
    <w:link w:val="CommentTextChar"/>
    <w:uiPriority w:val="99"/>
    <w:semiHidden/>
    <w:unhideWhenUsed/>
    <w:rsid w:val="00B73152"/>
    <w:rPr>
      <w:sz w:val="20"/>
      <w:szCs w:val="20"/>
    </w:rPr>
  </w:style>
  <w:style w:type="character" w:customStyle="1" w:styleId="CommentTextChar">
    <w:name w:val="Comment Text Char"/>
    <w:basedOn w:val="DefaultParagraphFont"/>
    <w:link w:val="CommentText"/>
    <w:uiPriority w:val="99"/>
    <w:semiHidden/>
    <w:rsid w:val="00B73152"/>
    <w:rPr>
      <w:lang w:val="en-CA" w:eastAsia="en-CA"/>
    </w:rPr>
  </w:style>
  <w:style w:type="paragraph" w:styleId="CommentSubject">
    <w:name w:val="annotation subject"/>
    <w:basedOn w:val="CommentText"/>
    <w:next w:val="CommentText"/>
    <w:link w:val="CommentSubjectChar"/>
    <w:uiPriority w:val="99"/>
    <w:semiHidden/>
    <w:unhideWhenUsed/>
    <w:rsid w:val="00B73152"/>
    <w:rPr>
      <w:b/>
      <w:bCs/>
    </w:rPr>
  </w:style>
  <w:style w:type="character" w:customStyle="1" w:styleId="CommentSubjectChar">
    <w:name w:val="Comment Subject Char"/>
    <w:basedOn w:val="CommentTextChar"/>
    <w:link w:val="CommentSubject"/>
    <w:uiPriority w:val="99"/>
    <w:semiHidden/>
    <w:rsid w:val="00B73152"/>
    <w:rPr>
      <w:b/>
      <w:bCs/>
      <w:lang w:val="en-CA" w:eastAsia="en-CA"/>
    </w:rPr>
  </w:style>
  <w:style w:type="paragraph" w:styleId="NormalWeb">
    <w:name w:val="Normal (Web)"/>
    <w:basedOn w:val="Normal"/>
    <w:uiPriority w:val="99"/>
    <w:semiHidden/>
    <w:unhideWhenUsed/>
    <w:rsid w:val="00D42699"/>
    <w:pPr>
      <w:spacing w:before="100" w:beforeAutospacing="1" w:after="100" w:afterAutospacing="1"/>
    </w:pPr>
  </w:style>
  <w:style w:type="character" w:customStyle="1" w:styleId="hgkelc">
    <w:name w:val="hgkelc"/>
    <w:basedOn w:val="DefaultParagraphFont"/>
    <w:rsid w:val="00490E51"/>
  </w:style>
  <w:style w:type="character" w:styleId="FollowedHyperlink">
    <w:name w:val="FollowedHyperlink"/>
    <w:basedOn w:val="DefaultParagraphFont"/>
    <w:uiPriority w:val="99"/>
    <w:semiHidden/>
    <w:unhideWhenUsed/>
    <w:rsid w:val="00F4550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143851">
      <w:bodyDiv w:val="1"/>
      <w:marLeft w:val="0"/>
      <w:marRight w:val="0"/>
      <w:marTop w:val="0"/>
      <w:marBottom w:val="0"/>
      <w:divBdr>
        <w:top w:val="none" w:sz="0" w:space="0" w:color="auto"/>
        <w:left w:val="none" w:sz="0" w:space="0" w:color="auto"/>
        <w:bottom w:val="none" w:sz="0" w:space="0" w:color="auto"/>
        <w:right w:val="none" w:sz="0" w:space="0" w:color="auto"/>
      </w:divBdr>
      <w:divsChild>
        <w:div w:id="501357717">
          <w:marLeft w:val="0"/>
          <w:marRight w:val="0"/>
          <w:marTop w:val="0"/>
          <w:marBottom w:val="0"/>
          <w:divBdr>
            <w:top w:val="none" w:sz="0" w:space="0" w:color="auto"/>
            <w:left w:val="none" w:sz="0" w:space="0" w:color="auto"/>
            <w:bottom w:val="none" w:sz="0" w:space="0" w:color="auto"/>
            <w:right w:val="none" w:sz="0" w:space="0" w:color="auto"/>
          </w:divBdr>
        </w:div>
      </w:divsChild>
    </w:div>
    <w:div w:id="645009812">
      <w:bodyDiv w:val="1"/>
      <w:marLeft w:val="0"/>
      <w:marRight w:val="0"/>
      <w:marTop w:val="0"/>
      <w:marBottom w:val="0"/>
      <w:divBdr>
        <w:top w:val="none" w:sz="0" w:space="0" w:color="auto"/>
        <w:left w:val="none" w:sz="0" w:space="0" w:color="auto"/>
        <w:bottom w:val="none" w:sz="0" w:space="0" w:color="auto"/>
        <w:right w:val="none" w:sz="0" w:space="0" w:color="auto"/>
      </w:divBdr>
    </w:div>
    <w:div w:id="1559122617">
      <w:bodyDiv w:val="1"/>
      <w:marLeft w:val="0"/>
      <w:marRight w:val="0"/>
      <w:marTop w:val="0"/>
      <w:marBottom w:val="0"/>
      <w:divBdr>
        <w:top w:val="none" w:sz="0" w:space="0" w:color="auto"/>
        <w:left w:val="none" w:sz="0" w:space="0" w:color="auto"/>
        <w:bottom w:val="none" w:sz="0" w:space="0" w:color="auto"/>
        <w:right w:val="none" w:sz="0" w:space="0" w:color="auto"/>
      </w:divBdr>
    </w:div>
    <w:div w:id="19104546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65.jpeg"/><Relationship Id="rId21" Type="http://schemas.openxmlformats.org/officeDocument/2006/relationships/image" Target="media/image13.PNG"/><Relationship Id="rId42" Type="http://schemas.openxmlformats.org/officeDocument/2006/relationships/image" Target="media/image32.jpeg"/><Relationship Id="rId47" Type="http://schemas.openxmlformats.org/officeDocument/2006/relationships/image" Target="media/image37.jpeg"/><Relationship Id="rId63" Type="http://schemas.openxmlformats.org/officeDocument/2006/relationships/image" Target="media/image53.PNG"/><Relationship Id="rId68" Type="http://schemas.openxmlformats.org/officeDocument/2006/relationships/image" Target="media/image58.jpeg"/><Relationship Id="rId133" Type="http://schemas.openxmlformats.org/officeDocument/2006/relationships/fontTable" Target="fontTable.xml"/><Relationship Id="rId16" Type="http://schemas.openxmlformats.org/officeDocument/2006/relationships/hyperlink" Target="https://goldford.github.io/FIPEX_with_DCI_Website/" TargetMode="External"/><Relationship Id="rId11" Type="http://schemas.openxmlformats.org/officeDocument/2006/relationships/image" Target="media/image4.png"/><Relationship Id="rId32" Type="http://schemas.openxmlformats.org/officeDocument/2006/relationships/image" Target="media/image22.jpeg"/><Relationship Id="rId37" Type="http://schemas.openxmlformats.org/officeDocument/2006/relationships/image" Target="media/image27.png"/><Relationship Id="rId53" Type="http://schemas.openxmlformats.org/officeDocument/2006/relationships/image" Target="media/image43.jpeg"/><Relationship Id="rId58" Type="http://schemas.openxmlformats.org/officeDocument/2006/relationships/image" Target="media/image48.png"/><Relationship Id="rId74" Type="http://schemas.openxmlformats.org/officeDocument/2006/relationships/image" Target="media/image64.jpeg"/><Relationship Id="rId128" Type="http://schemas.openxmlformats.org/officeDocument/2006/relationships/image" Target="media/image71.jpeg"/><Relationship Id="rId5" Type="http://schemas.openxmlformats.org/officeDocument/2006/relationships/webSettings" Target="webSettings.xml"/><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3.jpeg"/><Relationship Id="rId48" Type="http://schemas.openxmlformats.org/officeDocument/2006/relationships/image" Target="media/image38.jpeg"/><Relationship Id="rId64" Type="http://schemas.openxmlformats.org/officeDocument/2006/relationships/image" Target="media/image54.png"/><Relationship Id="rId69" Type="http://schemas.openxmlformats.org/officeDocument/2006/relationships/image" Target="media/image59.jpeg"/><Relationship Id="rId118" Type="http://schemas.openxmlformats.org/officeDocument/2006/relationships/image" Target="media/image66.PNG"/><Relationship Id="rId134"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jpeg"/><Relationship Id="rId121" Type="http://schemas.openxmlformats.org/officeDocument/2006/relationships/image" Target="media/image69.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9.PNG"/><Relationship Id="rId67" Type="http://schemas.openxmlformats.org/officeDocument/2006/relationships/image" Target="media/image57.jpeg"/><Relationship Id="rId116" Type="http://schemas.openxmlformats.org/officeDocument/2006/relationships/hyperlink" Target="http://stream.fs.fed.us/fishxing/" TargetMode="External"/><Relationship Id="rId129" Type="http://schemas.openxmlformats.org/officeDocument/2006/relationships/image" Target="media/image72.jpeg"/><Relationship Id="rId20" Type="http://schemas.openxmlformats.org/officeDocument/2006/relationships/image" Target="media/image12.PNG"/><Relationship Id="rId41" Type="http://schemas.openxmlformats.org/officeDocument/2006/relationships/image" Target="media/image31.jpeg"/><Relationship Id="rId54" Type="http://schemas.openxmlformats.org/officeDocument/2006/relationships/image" Target="media/image44.png"/><Relationship Id="rId62" Type="http://schemas.openxmlformats.org/officeDocument/2006/relationships/image" Target="media/image52.jpeg"/><Relationship Id="rId70" Type="http://schemas.openxmlformats.org/officeDocument/2006/relationships/image" Target="media/image60.png"/><Relationship Id="rId75" Type="http://schemas.openxmlformats.org/officeDocument/2006/relationships/hyperlink" Target="http://link.springer.com/article/10.1007%2Fs00267-012-9886-6?LI=true" TargetMode="External"/><Relationship Id="rId13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oldford.github.io/FIPEX_with_DCI_Website/" TargetMode="External"/><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jpeg"/><Relationship Id="rId119" Type="http://schemas.openxmlformats.org/officeDocument/2006/relationships/image" Target="media/image67.jpeg"/><Relationship Id="rId127" Type="http://schemas.openxmlformats.org/officeDocument/2006/relationships/image" Target="media/image112.jpeg"/><Relationship Id="rId10" Type="http://schemas.openxmlformats.org/officeDocument/2006/relationships/image" Target="media/image3.PN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jpeg"/><Relationship Id="rId73" Type="http://schemas.openxmlformats.org/officeDocument/2006/relationships/image" Target="media/image63.jpeg"/><Relationship Id="rId122" Type="http://schemas.openxmlformats.org/officeDocument/2006/relationships/image" Target="media/image70.jpeg"/><Relationship Id="rId130" Type="http://schemas.openxmlformats.org/officeDocument/2006/relationships/image" Target="media/image73.png"/><Relationship Id="rId13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jpe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tream.fs.fed.us/fishxing/" TargetMode="External"/><Relationship Id="rId120" Type="http://schemas.openxmlformats.org/officeDocument/2006/relationships/image" Target="media/image68.jpe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jpeg"/><Relationship Id="rId24" Type="http://schemas.openxmlformats.org/officeDocument/2006/relationships/hyperlink" Target="https://cran.r-project.org/bin/windows/base/old/3.6.1/" TargetMode="External"/><Relationship Id="rId40" Type="http://schemas.openxmlformats.org/officeDocument/2006/relationships/image" Target="media/image30.PNG"/><Relationship Id="rId45" Type="http://schemas.openxmlformats.org/officeDocument/2006/relationships/image" Target="media/image35.jpeg"/><Relationship Id="rId66" Type="http://schemas.openxmlformats.org/officeDocument/2006/relationships/image" Target="media/image56.jpeg"/><Relationship Id="rId115" Type="http://schemas.openxmlformats.org/officeDocument/2006/relationships/hyperlink" Target="http://link.springer.com/article/10.1007%2Fs00267-012-9886-6?LI=true" TargetMode="External"/><Relationship Id="rId131" Type="http://schemas.openxmlformats.org/officeDocument/2006/relationships/footer" Target="footer1.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0.jpeg"/><Relationship Id="rId35" Type="http://schemas.openxmlformats.org/officeDocument/2006/relationships/image" Target="media/image25.jpeg"/><Relationship Id="rId56"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EFAE12-8C5F-4296-8782-357315D27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81</Pages>
  <Words>10735</Words>
  <Characters>61192</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FIPEX Documentation v10.23</vt:lpstr>
    </vt:vector>
  </TitlesOfParts>
  <Company>DFO</Company>
  <LinksUpToDate>false</LinksUpToDate>
  <CharactersWithSpaces>71784</CharactersWithSpaces>
  <SharedDoc>false</SharedDoc>
  <HLinks>
    <vt:vector size="222" baseType="variant">
      <vt:variant>
        <vt:i4>6946908</vt:i4>
      </vt:variant>
      <vt:variant>
        <vt:i4>201</vt:i4>
      </vt:variant>
      <vt:variant>
        <vt:i4>0</vt:i4>
      </vt:variant>
      <vt:variant>
        <vt:i4>5</vt:i4>
      </vt:variant>
      <vt:variant>
        <vt:lpwstr>http://webhelp.esri.com/arcgisdesktop/9.2/index.cfm?id=2180&amp;pid=2179&amp;topicname=Understanding_versioning</vt:lpwstr>
      </vt:variant>
      <vt:variant>
        <vt:lpwstr/>
      </vt:variant>
      <vt:variant>
        <vt:i4>5308497</vt:i4>
      </vt:variant>
      <vt:variant>
        <vt:i4>198</vt:i4>
      </vt:variant>
      <vt:variant>
        <vt:i4>0</vt:i4>
      </vt:variant>
      <vt:variant>
        <vt:i4>5</vt:i4>
      </vt:variant>
      <vt:variant>
        <vt:lpwstr>http://resources.esri.com/help/9.3/ArcGISDesktop/dotnet/685e2acb-f0da-46bd-9aaa-97cb2688b05b.htm</vt:lpwstr>
      </vt:variant>
      <vt:variant>
        <vt:lpwstr/>
      </vt:variant>
      <vt:variant>
        <vt:i4>6226010</vt:i4>
      </vt:variant>
      <vt:variant>
        <vt:i4>195</vt:i4>
      </vt:variant>
      <vt:variant>
        <vt:i4>0</vt:i4>
      </vt:variant>
      <vt:variant>
        <vt:i4>5</vt:i4>
      </vt:variant>
      <vt:variant>
        <vt:lpwstr>http://www.r-project.org/</vt:lpwstr>
      </vt:variant>
      <vt:variant>
        <vt:lpwstr/>
      </vt:variant>
      <vt:variant>
        <vt:i4>6094914</vt:i4>
      </vt:variant>
      <vt:variant>
        <vt:i4>192</vt:i4>
      </vt:variant>
      <vt:variant>
        <vt:i4>0</vt:i4>
      </vt:variant>
      <vt:variant>
        <vt:i4>5</vt:i4>
      </vt:variant>
      <vt:variant>
        <vt:lpwstr>http://proceedings.esri.com/library/userconf/proc03/p0885.pdf</vt:lpwstr>
      </vt:variant>
      <vt:variant>
        <vt:lpwstr/>
      </vt:variant>
      <vt:variant>
        <vt:i4>6750325</vt:i4>
      </vt:variant>
      <vt:variant>
        <vt:i4>189</vt:i4>
      </vt:variant>
      <vt:variant>
        <vt:i4>0</vt:i4>
      </vt:variant>
      <vt:variant>
        <vt:i4>5</vt:i4>
      </vt:variant>
      <vt:variant>
        <vt:lpwstr>http://www.geobase.ca/doc/specs/pdf/GeoBase_NHNvsArcGIS9.xGeometricNetwork_EN.pdf</vt:lpwstr>
      </vt:variant>
      <vt:variant>
        <vt:lpwstr/>
      </vt:variant>
      <vt:variant>
        <vt:i4>1638456</vt:i4>
      </vt:variant>
      <vt:variant>
        <vt:i4>186</vt:i4>
      </vt:variant>
      <vt:variant>
        <vt:i4>0</vt:i4>
      </vt:variant>
      <vt:variant>
        <vt:i4>5</vt:i4>
      </vt:variant>
      <vt:variant>
        <vt:lpwstr>http://www.fs.fed.us/rm/boise/research/gis/documents/CreateGeometricNetwork_SetStre</vt:lpwstr>
      </vt:variant>
      <vt:variant>
        <vt:lpwstr/>
      </vt:variant>
      <vt:variant>
        <vt:i4>2293811</vt:i4>
      </vt:variant>
      <vt:variant>
        <vt:i4>183</vt:i4>
      </vt:variant>
      <vt:variant>
        <vt:i4>0</vt:i4>
      </vt:variant>
      <vt:variant>
        <vt:i4>5</vt:i4>
      </vt:variant>
      <vt:variant>
        <vt:lpwstr>http://webhelp.esri.com/arcgisdesktop/9.2/index.cfm?TopicName=What_is_a_geometric_network%3F</vt:lpwstr>
      </vt:variant>
      <vt:variant>
        <vt:lpwstr/>
      </vt:variant>
      <vt:variant>
        <vt:i4>1507389</vt:i4>
      </vt:variant>
      <vt:variant>
        <vt:i4>176</vt:i4>
      </vt:variant>
      <vt:variant>
        <vt:i4>0</vt:i4>
      </vt:variant>
      <vt:variant>
        <vt:i4>5</vt:i4>
      </vt:variant>
      <vt:variant>
        <vt:lpwstr/>
      </vt:variant>
      <vt:variant>
        <vt:lpwstr>_Toc278303779</vt:lpwstr>
      </vt:variant>
      <vt:variant>
        <vt:i4>1507389</vt:i4>
      </vt:variant>
      <vt:variant>
        <vt:i4>170</vt:i4>
      </vt:variant>
      <vt:variant>
        <vt:i4>0</vt:i4>
      </vt:variant>
      <vt:variant>
        <vt:i4>5</vt:i4>
      </vt:variant>
      <vt:variant>
        <vt:lpwstr/>
      </vt:variant>
      <vt:variant>
        <vt:lpwstr>_Toc278303778</vt:lpwstr>
      </vt:variant>
      <vt:variant>
        <vt:i4>1507389</vt:i4>
      </vt:variant>
      <vt:variant>
        <vt:i4>164</vt:i4>
      </vt:variant>
      <vt:variant>
        <vt:i4>0</vt:i4>
      </vt:variant>
      <vt:variant>
        <vt:i4>5</vt:i4>
      </vt:variant>
      <vt:variant>
        <vt:lpwstr/>
      </vt:variant>
      <vt:variant>
        <vt:lpwstr>_Toc278303777</vt:lpwstr>
      </vt:variant>
      <vt:variant>
        <vt:i4>1507389</vt:i4>
      </vt:variant>
      <vt:variant>
        <vt:i4>158</vt:i4>
      </vt:variant>
      <vt:variant>
        <vt:i4>0</vt:i4>
      </vt:variant>
      <vt:variant>
        <vt:i4>5</vt:i4>
      </vt:variant>
      <vt:variant>
        <vt:lpwstr/>
      </vt:variant>
      <vt:variant>
        <vt:lpwstr>_Toc278303776</vt:lpwstr>
      </vt:variant>
      <vt:variant>
        <vt:i4>1507389</vt:i4>
      </vt:variant>
      <vt:variant>
        <vt:i4>152</vt:i4>
      </vt:variant>
      <vt:variant>
        <vt:i4>0</vt:i4>
      </vt:variant>
      <vt:variant>
        <vt:i4>5</vt:i4>
      </vt:variant>
      <vt:variant>
        <vt:lpwstr/>
      </vt:variant>
      <vt:variant>
        <vt:lpwstr>_Toc278303775</vt:lpwstr>
      </vt:variant>
      <vt:variant>
        <vt:i4>1507389</vt:i4>
      </vt:variant>
      <vt:variant>
        <vt:i4>146</vt:i4>
      </vt:variant>
      <vt:variant>
        <vt:i4>0</vt:i4>
      </vt:variant>
      <vt:variant>
        <vt:i4>5</vt:i4>
      </vt:variant>
      <vt:variant>
        <vt:lpwstr/>
      </vt:variant>
      <vt:variant>
        <vt:lpwstr>_Toc278303774</vt:lpwstr>
      </vt:variant>
      <vt:variant>
        <vt:i4>1507389</vt:i4>
      </vt:variant>
      <vt:variant>
        <vt:i4>140</vt:i4>
      </vt:variant>
      <vt:variant>
        <vt:i4>0</vt:i4>
      </vt:variant>
      <vt:variant>
        <vt:i4>5</vt:i4>
      </vt:variant>
      <vt:variant>
        <vt:lpwstr/>
      </vt:variant>
      <vt:variant>
        <vt:lpwstr>_Toc278303773</vt:lpwstr>
      </vt:variant>
      <vt:variant>
        <vt:i4>1507389</vt:i4>
      </vt:variant>
      <vt:variant>
        <vt:i4>134</vt:i4>
      </vt:variant>
      <vt:variant>
        <vt:i4>0</vt:i4>
      </vt:variant>
      <vt:variant>
        <vt:i4>5</vt:i4>
      </vt:variant>
      <vt:variant>
        <vt:lpwstr/>
      </vt:variant>
      <vt:variant>
        <vt:lpwstr>_Toc278303772</vt:lpwstr>
      </vt:variant>
      <vt:variant>
        <vt:i4>1507389</vt:i4>
      </vt:variant>
      <vt:variant>
        <vt:i4>128</vt:i4>
      </vt:variant>
      <vt:variant>
        <vt:i4>0</vt:i4>
      </vt:variant>
      <vt:variant>
        <vt:i4>5</vt:i4>
      </vt:variant>
      <vt:variant>
        <vt:lpwstr/>
      </vt:variant>
      <vt:variant>
        <vt:lpwstr>_Toc278303771</vt:lpwstr>
      </vt:variant>
      <vt:variant>
        <vt:i4>1507389</vt:i4>
      </vt:variant>
      <vt:variant>
        <vt:i4>122</vt:i4>
      </vt:variant>
      <vt:variant>
        <vt:i4>0</vt:i4>
      </vt:variant>
      <vt:variant>
        <vt:i4>5</vt:i4>
      </vt:variant>
      <vt:variant>
        <vt:lpwstr/>
      </vt:variant>
      <vt:variant>
        <vt:lpwstr>_Toc278303770</vt:lpwstr>
      </vt:variant>
      <vt:variant>
        <vt:i4>1441853</vt:i4>
      </vt:variant>
      <vt:variant>
        <vt:i4>116</vt:i4>
      </vt:variant>
      <vt:variant>
        <vt:i4>0</vt:i4>
      </vt:variant>
      <vt:variant>
        <vt:i4>5</vt:i4>
      </vt:variant>
      <vt:variant>
        <vt:lpwstr/>
      </vt:variant>
      <vt:variant>
        <vt:lpwstr>_Toc278303769</vt:lpwstr>
      </vt:variant>
      <vt:variant>
        <vt:i4>1441853</vt:i4>
      </vt:variant>
      <vt:variant>
        <vt:i4>110</vt:i4>
      </vt:variant>
      <vt:variant>
        <vt:i4>0</vt:i4>
      </vt:variant>
      <vt:variant>
        <vt:i4>5</vt:i4>
      </vt:variant>
      <vt:variant>
        <vt:lpwstr/>
      </vt:variant>
      <vt:variant>
        <vt:lpwstr>_Toc278303768</vt:lpwstr>
      </vt:variant>
      <vt:variant>
        <vt:i4>1441853</vt:i4>
      </vt:variant>
      <vt:variant>
        <vt:i4>104</vt:i4>
      </vt:variant>
      <vt:variant>
        <vt:i4>0</vt:i4>
      </vt:variant>
      <vt:variant>
        <vt:i4>5</vt:i4>
      </vt:variant>
      <vt:variant>
        <vt:lpwstr/>
      </vt:variant>
      <vt:variant>
        <vt:lpwstr>_Toc278303767</vt:lpwstr>
      </vt:variant>
      <vt:variant>
        <vt:i4>1441853</vt:i4>
      </vt:variant>
      <vt:variant>
        <vt:i4>98</vt:i4>
      </vt:variant>
      <vt:variant>
        <vt:i4>0</vt:i4>
      </vt:variant>
      <vt:variant>
        <vt:i4>5</vt:i4>
      </vt:variant>
      <vt:variant>
        <vt:lpwstr/>
      </vt:variant>
      <vt:variant>
        <vt:lpwstr>_Toc278303766</vt:lpwstr>
      </vt:variant>
      <vt:variant>
        <vt:i4>1441853</vt:i4>
      </vt:variant>
      <vt:variant>
        <vt:i4>92</vt:i4>
      </vt:variant>
      <vt:variant>
        <vt:i4>0</vt:i4>
      </vt:variant>
      <vt:variant>
        <vt:i4>5</vt:i4>
      </vt:variant>
      <vt:variant>
        <vt:lpwstr/>
      </vt:variant>
      <vt:variant>
        <vt:lpwstr>_Toc278303765</vt:lpwstr>
      </vt:variant>
      <vt:variant>
        <vt:i4>1441853</vt:i4>
      </vt:variant>
      <vt:variant>
        <vt:i4>86</vt:i4>
      </vt:variant>
      <vt:variant>
        <vt:i4>0</vt:i4>
      </vt:variant>
      <vt:variant>
        <vt:i4>5</vt:i4>
      </vt:variant>
      <vt:variant>
        <vt:lpwstr/>
      </vt:variant>
      <vt:variant>
        <vt:lpwstr>_Toc278303764</vt:lpwstr>
      </vt:variant>
      <vt:variant>
        <vt:i4>1441853</vt:i4>
      </vt:variant>
      <vt:variant>
        <vt:i4>80</vt:i4>
      </vt:variant>
      <vt:variant>
        <vt:i4>0</vt:i4>
      </vt:variant>
      <vt:variant>
        <vt:i4>5</vt:i4>
      </vt:variant>
      <vt:variant>
        <vt:lpwstr/>
      </vt:variant>
      <vt:variant>
        <vt:lpwstr>_Toc278303763</vt:lpwstr>
      </vt:variant>
      <vt:variant>
        <vt:i4>1441853</vt:i4>
      </vt:variant>
      <vt:variant>
        <vt:i4>74</vt:i4>
      </vt:variant>
      <vt:variant>
        <vt:i4>0</vt:i4>
      </vt:variant>
      <vt:variant>
        <vt:i4>5</vt:i4>
      </vt:variant>
      <vt:variant>
        <vt:lpwstr/>
      </vt:variant>
      <vt:variant>
        <vt:lpwstr>_Toc278303762</vt:lpwstr>
      </vt:variant>
      <vt:variant>
        <vt:i4>1441853</vt:i4>
      </vt:variant>
      <vt:variant>
        <vt:i4>68</vt:i4>
      </vt:variant>
      <vt:variant>
        <vt:i4>0</vt:i4>
      </vt:variant>
      <vt:variant>
        <vt:i4>5</vt:i4>
      </vt:variant>
      <vt:variant>
        <vt:lpwstr/>
      </vt:variant>
      <vt:variant>
        <vt:lpwstr>_Toc278303761</vt:lpwstr>
      </vt:variant>
      <vt:variant>
        <vt:i4>1441853</vt:i4>
      </vt:variant>
      <vt:variant>
        <vt:i4>62</vt:i4>
      </vt:variant>
      <vt:variant>
        <vt:i4>0</vt:i4>
      </vt:variant>
      <vt:variant>
        <vt:i4>5</vt:i4>
      </vt:variant>
      <vt:variant>
        <vt:lpwstr/>
      </vt:variant>
      <vt:variant>
        <vt:lpwstr>_Toc278303760</vt:lpwstr>
      </vt:variant>
      <vt:variant>
        <vt:i4>1376317</vt:i4>
      </vt:variant>
      <vt:variant>
        <vt:i4>56</vt:i4>
      </vt:variant>
      <vt:variant>
        <vt:i4>0</vt:i4>
      </vt:variant>
      <vt:variant>
        <vt:i4>5</vt:i4>
      </vt:variant>
      <vt:variant>
        <vt:lpwstr/>
      </vt:variant>
      <vt:variant>
        <vt:lpwstr>_Toc278303759</vt:lpwstr>
      </vt:variant>
      <vt:variant>
        <vt:i4>1376317</vt:i4>
      </vt:variant>
      <vt:variant>
        <vt:i4>50</vt:i4>
      </vt:variant>
      <vt:variant>
        <vt:i4>0</vt:i4>
      </vt:variant>
      <vt:variant>
        <vt:i4>5</vt:i4>
      </vt:variant>
      <vt:variant>
        <vt:lpwstr/>
      </vt:variant>
      <vt:variant>
        <vt:lpwstr>_Toc278303758</vt:lpwstr>
      </vt:variant>
      <vt:variant>
        <vt:i4>1376317</vt:i4>
      </vt:variant>
      <vt:variant>
        <vt:i4>44</vt:i4>
      </vt:variant>
      <vt:variant>
        <vt:i4>0</vt:i4>
      </vt:variant>
      <vt:variant>
        <vt:i4>5</vt:i4>
      </vt:variant>
      <vt:variant>
        <vt:lpwstr/>
      </vt:variant>
      <vt:variant>
        <vt:lpwstr>_Toc278303757</vt:lpwstr>
      </vt:variant>
      <vt:variant>
        <vt:i4>1376317</vt:i4>
      </vt:variant>
      <vt:variant>
        <vt:i4>38</vt:i4>
      </vt:variant>
      <vt:variant>
        <vt:i4>0</vt:i4>
      </vt:variant>
      <vt:variant>
        <vt:i4>5</vt:i4>
      </vt:variant>
      <vt:variant>
        <vt:lpwstr/>
      </vt:variant>
      <vt:variant>
        <vt:lpwstr>_Toc278303756</vt:lpwstr>
      </vt:variant>
      <vt:variant>
        <vt:i4>1376317</vt:i4>
      </vt:variant>
      <vt:variant>
        <vt:i4>32</vt:i4>
      </vt:variant>
      <vt:variant>
        <vt:i4>0</vt:i4>
      </vt:variant>
      <vt:variant>
        <vt:i4>5</vt:i4>
      </vt:variant>
      <vt:variant>
        <vt:lpwstr/>
      </vt:variant>
      <vt:variant>
        <vt:lpwstr>_Toc278303755</vt:lpwstr>
      </vt:variant>
      <vt:variant>
        <vt:i4>1376317</vt:i4>
      </vt:variant>
      <vt:variant>
        <vt:i4>26</vt:i4>
      </vt:variant>
      <vt:variant>
        <vt:i4>0</vt:i4>
      </vt:variant>
      <vt:variant>
        <vt:i4>5</vt:i4>
      </vt:variant>
      <vt:variant>
        <vt:lpwstr/>
      </vt:variant>
      <vt:variant>
        <vt:lpwstr>_Toc278303754</vt:lpwstr>
      </vt:variant>
      <vt:variant>
        <vt:i4>1376317</vt:i4>
      </vt:variant>
      <vt:variant>
        <vt:i4>20</vt:i4>
      </vt:variant>
      <vt:variant>
        <vt:i4>0</vt:i4>
      </vt:variant>
      <vt:variant>
        <vt:i4>5</vt:i4>
      </vt:variant>
      <vt:variant>
        <vt:lpwstr/>
      </vt:variant>
      <vt:variant>
        <vt:lpwstr>_Toc278303753</vt:lpwstr>
      </vt:variant>
      <vt:variant>
        <vt:i4>1376317</vt:i4>
      </vt:variant>
      <vt:variant>
        <vt:i4>14</vt:i4>
      </vt:variant>
      <vt:variant>
        <vt:i4>0</vt:i4>
      </vt:variant>
      <vt:variant>
        <vt:i4>5</vt:i4>
      </vt:variant>
      <vt:variant>
        <vt:lpwstr/>
      </vt:variant>
      <vt:variant>
        <vt:lpwstr>_Toc278303752</vt:lpwstr>
      </vt:variant>
      <vt:variant>
        <vt:i4>1376317</vt:i4>
      </vt:variant>
      <vt:variant>
        <vt:i4>8</vt:i4>
      </vt:variant>
      <vt:variant>
        <vt:i4>0</vt:i4>
      </vt:variant>
      <vt:variant>
        <vt:i4>5</vt:i4>
      </vt:variant>
      <vt:variant>
        <vt:lpwstr/>
      </vt:variant>
      <vt:variant>
        <vt:lpwstr>_Toc278303751</vt:lpwstr>
      </vt:variant>
      <vt:variant>
        <vt:i4>1376317</vt:i4>
      </vt:variant>
      <vt:variant>
        <vt:i4>2</vt:i4>
      </vt:variant>
      <vt:variant>
        <vt:i4>0</vt:i4>
      </vt:variant>
      <vt:variant>
        <vt:i4>5</vt:i4>
      </vt:variant>
      <vt:variant>
        <vt:lpwstr/>
      </vt:variant>
      <vt:variant>
        <vt:lpwstr>_Toc278303750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FIPEX Documentation v10.23</dc:title>
  <dc:subject>migratory fish passage barriers</dc:subject>
  <dc:creator>Donald Sam;Greig Oldford</dc:creator>
  <cp:keywords>fish passage;barriers;GIS;dendritic connectivity index;aquatic connectivity</cp:keywords>
  <cp:lastModifiedBy>goldford@student.ubc.ca</cp:lastModifiedBy>
  <cp:revision>3</cp:revision>
  <cp:lastPrinted>2022-08-18T20:57:00Z</cp:lastPrinted>
  <dcterms:created xsi:type="dcterms:W3CDTF">2022-08-18T20:56:00Z</dcterms:created>
  <dcterms:modified xsi:type="dcterms:W3CDTF">2022-08-18T20:57:00Z</dcterms:modified>
</cp:coreProperties>
</file>